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A733" w14:textId="1A60C46F" w:rsidR="00B6038D" w:rsidRPr="007C13F1" w:rsidRDefault="002E0A6B">
      <w:pPr>
        <w:rPr>
          <w:b/>
          <w:bCs/>
        </w:rPr>
      </w:pPr>
      <w:r w:rsidRPr="007C13F1">
        <w:rPr>
          <w:b/>
          <w:bCs/>
        </w:rPr>
        <w:t>Standard Operating Procedure (SOP) For Autonomous Vehicles in the High Bay Space</w:t>
      </w:r>
    </w:p>
    <w:p w14:paraId="7F9BE231" w14:textId="77777777" w:rsidR="002E0A6B" w:rsidRDefault="002E0A6B"/>
    <w:p w14:paraId="5D185297" w14:textId="215E7376" w:rsidR="002E0A6B" w:rsidRDefault="002E0A6B">
      <w:r>
        <w:t>Purpose</w:t>
      </w:r>
    </w:p>
    <w:p w14:paraId="32D025DE" w14:textId="49EBAF49" w:rsidR="002E0A6B" w:rsidRDefault="002E0A6B">
      <w:r>
        <w:t>The purpose of this SOP is to allow the IER lab to safely and effectively move vehicles in and out of the high bay space and perform programming/electronic work on them while in the space. This SOP will outline a specific order of operations for the team to follow to safely and effectively perform these operations.</w:t>
      </w:r>
    </w:p>
    <w:p w14:paraId="5319CFCB" w14:textId="465C0D8F" w:rsidR="002E0A6B" w:rsidRDefault="002E0A6B">
      <w:r>
        <w:t>Overview</w:t>
      </w:r>
    </w:p>
    <w:p w14:paraId="72C90568" w14:textId="702256AF" w:rsidR="002E0A6B" w:rsidRDefault="002E0A6B">
      <w:r>
        <w:t>The SOP is to ensure safe practices at all stages of the process. This includes moving the vehicles, exhaust fume considerations, and performing work on the vehicles. It will describe the procedures for moving the ballasts, opening the door, driving in, closing the door, performing work, and exiting the building.</w:t>
      </w:r>
    </w:p>
    <w:p w14:paraId="7127FB24" w14:textId="1956AA8A" w:rsidR="002E0A6B" w:rsidRDefault="002E0A6B">
      <w:r>
        <w:t>Vehicles</w:t>
      </w:r>
    </w:p>
    <w:p w14:paraId="2DE89E55" w14:textId="6A9ECB2F" w:rsidR="002E0A6B" w:rsidRDefault="002E0A6B" w:rsidP="002E0A6B">
      <w:pPr>
        <w:pStyle w:val="ListParagraph"/>
        <w:numPr>
          <w:ilvl w:val="0"/>
          <w:numId w:val="9"/>
        </w:numPr>
      </w:pPr>
      <w:r>
        <w:t>Lincoln Mkz hydrid electric vehicle equipped with a sensor suite designed to collect large-scale, real-world driving datasets for autonomous navigation and mapping tasks</w:t>
      </w:r>
    </w:p>
    <w:p w14:paraId="65C65846" w14:textId="68E5AD0D" w:rsidR="002E0A6B" w:rsidRDefault="002E0A6B" w:rsidP="002E0A6B">
      <w:pPr>
        <w:pStyle w:val="ListParagraph"/>
        <w:numPr>
          <w:ilvl w:val="0"/>
          <w:numId w:val="9"/>
        </w:numPr>
      </w:pPr>
      <w:r>
        <w:t>Yamaha Wolverine X-4 850 R-Spec 2022 Model off-road vehicle with added sensors and computers for autonomy</w:t>
      </w:r>
    </w:p>
    <w:p w14:paraId="21C7A2E1" w14:textId="47E69CD0" w:rsidR="002E0A6B" w:rsidRDefault="002E0A6B" w:rsidP="002E0A6B">
      <w:pPr>
        <w:pStyle w:val="ListParagraph"/>
        <w:numPr>
          <w:ilvl w:val="0"/>
          <w:numId w:val="9"/>
        </w:numPr>
      </w:pPr>
      <w:r>
        <w:t>Additional vehicles will be added as addenda to this procedure by IER, subject to review and approval by OARS and the Provost's Office</w:t>
      </w:r>
    </w:p>
    <w:p w14:paraId="1AB01E21" w14:textId="77777777" w:rsidR="002E0A6B" w:rsidRDefault="002E0A6B" w:rsidP="002E0A6B"/>
    <w:p w14:paraId="31B99760" w14:textId="2C6EFD1C" w:rsidR="002E0A6B" w:rsidRDefault="002E0A6B" w:rsidP="002E0A6B">
      <w:r>
        <w:t>Prerequisites</w:t>
      </w:r>
    </w:p>
    <w:p w14:paraId="0B00734A" w14:textId="36BC421E" w:rsidR="002E0A6B" w:rsidRDefault="002E0A6B" w:rsidP="002E0A6B">
      <w:r>
        <w:t>All personnel involved in moving and working on the vehicles must receive the following training.</w:t>
      </w:r>
    </w:p>
    <w:p w14:paraId="34DCB331" w14:textId="4A789B5E" w:rsidR="002E0A6B" w:rsidRDefault="002E0A6B" w:rsidP="002E0A6B">
      <w:pPr>
        <w:pStyle w:val="ListParagraph"/>
        <w:numPr>
          <w:ilvl w:val="0"/>
          <w:numId w:val="11"/>
        </w:numPr>
      </w:pPr>
      <w:r w:rsidRPr="002E0A6B">
        <w:t>Orientation for Labs, Makerspaces and Studios (</w:t>
      </w:r>
      <w:r w:rsidR="001F58B2">
        <w:t>Sci</w:t>
      </w:r>
      <w:ins w:id="0" w:author="James Tukpah" w:date="2026-05-04T17:08:00Z" w16du:dateUtc="2026-05-04T21:08:00Z">
        <w:r w:rsidR="00F931DA">
          <w:t>Shield</w:t>
        </w:r>
      </w:ins>
      <w:del w:id="1" w:author="James Tukpah" w:date="2026-05-04T17:08:00Z" w16du:dateUtc="2026-05-04T21:08:00Z">
        <w:r w:rsidR="001F58B2" w:rsidDel="00F931DA">
          <w:delText>Sure</w:delText>
        </w:r>
      </w:del>
      <w:r w:rsidRPr="002E0A6B">
        <w:t>)</w:t>
      </w:r>
    </w:p>
    <w:p w14:paraId="6D3F1135" w14:textId="33BC52D8" w:rsidR="002E0A6B" w:rsidRDefault="002E0A6B" w:rsidP="002E0A6B">
      <w:pPr>
        <w:pStyle w:val="ListParagraph"/>
        <w:numPr>
          <w:ilvl w:val="0"/>
          <w:numId w:val="11"/>
        </w:numPr>
      </w:pPr>
      <w:r w:rsidRPr="002E0A6B">
        <w:t>Fundamentals of Laboratory Safety (</w:t>
      </w:r>
      <w:r w:rsidR="001F58B2">
        <w:t>SciS</w:t>
      </w:r>
      <w:ins w:id="2" w:author="James Tukpah" w:date="2026-05-04T17:08:00Z" w16du:dateUtc="2026-05-04T21:08:00Z">
        <w:r w:rsidR="00F931DA">
          <w:t>hield</w:t>
        </w:r>
      </w:ins>
      <w:del w:id="3" w:author="James Tukpah" w:date="2026-05-04T17:08:00Z" w16du:dateUtc="2026-05-04T21:08:00Z">
        <w:r w:rsidR="001F58B2" w:rsidDel="00F931DA">
          <w:delText>ure</w:delText>
        </w:r>
      </w:del>
      <w:r w:rsidRPr="002E0A6B">
        <w:t>)</w:t>
      </w:r>
    </w:p>
    <w:p w14:paraId="57FC78F5" w14:textId="3EE92B87" w:rsidR="002E0A6B" w:rsidRDefault="002E0A6B" w:rsidP="15E77175">
      <w:pPr>
        <w:numPr>
          <w:ilvl w:val="0"/>
          <w:numId w:val="11"/>
        </w:numPr>
      </w:pPr>
      <w:r>
        <w:t>Specific safety training appropriate to the space and tasks (PI)</w:t>
      </w:r>
    </w:p>
    <w:p w14:paraId="779E9631" w14:textId="3E7B9379" w:rsidR="00A00C83" w:rsidDel="002800E3" w:rsidRDefault="002E0A6B" w:rsidP="15E77175">
      <w:pPr>
        <w:rPr>
          <w:del w:id="4" w:author="James Tukpah" w:date="2026-05-04T17:10:00Z" w16du:dateUtc="2026-05-04T21:10:00Z"/>
        </w:rPr>
      </w:pPr>
      <w:r>
        <w:t>These are University vehicles. All procedures in the</w:t>
      </w:r>
      <w:r w:rsidR="5AA032D6">
        <w:t xml:space="preserve"> </w:t>
      </w:r>
      <w:hyperlink r:id="rId5">
        <w:r w:rsidR="5AA032D6" w:rsidRPr="718F4494">
          <w:rPr>
            <w:rStyle w:val="Hyperlink"/>
          </w:rPr>
          <w:t>Policy on Use of Vehicles for University Purposes</w:t>
        </w:r>
      </w:hyperlink>
      <w:r w:rsidR="0D121942">
        <w:t xml:space="preserve"> </w:t>
      </w:r>
      <w:r>
        <w:t xml:space="preserve">must be followed. A designated spot in the high bay space must be taped out for </w:t>
      </w:r>
      <w:r w:rsidR="00415AC4">
        <w:t>each</w:t>
      </w:r>
      <w:r>
        <w:t xml:space="preserve"> vehicle and be clear of all items, obstacles, and personnel before a vehicle is moved into the space. (Note: tape will be added the first time </w:t>
      </w:r>
      <w:r w:rsidR="00195307">
        <w:t>each</w:t>
      </w:r>
      <w:r>
        <w:t xml:space="preserve"> vehicle arrives in the space as part of defining that space.</w:t>
      </w:r>
      <w:r w:rsidR="00195307">
        <w:t xml:space="preserve"> </w:t>
      </w:r>
      <w:r w:rsidR="00263DB2">
        <w:t xml:space="preserve">We should have both vehicles move into the space at the same time the first time </w:t>
      </w:r>
      <w:r w:rsidR="00D40A89">
        <w:t xml:space="preserve">so that we can </w:t>
      </w:r>
      <w:r w:rsidR="003834E0">
        <w:t>ensure adequate ventilation.</w:t>
      </w:r>
      <w:r>
        <w:t>)</w:t>
      </w:r>
      <w:r w:rsidR="008D185B">
        <w:t xml:space="preserve"> </w:t>
      </w:r>
      <w:r w:rsidR="0004162F">
        <w:t xml:space="preserve">In addition, the following should </w:t>
      </w:r>
      <w:r w:rsidR="002658DE">
        <w:t>always be available near the vehicle</w:t>
      </w:r>
      <w:ins w:id="5" w:author="James Tukpah" w:date="2026-05-04T17:14:00Z" w16du:dateUtc="2026-05-04T21:14:00Z">
        <w:r w:rsidR="007A408B">
          <w:t xml:space="preserve"> as well as inside the vehicle as well</w:t>
        </w:r>
      </w:ins>
      <w:r w:rsidR="00A00C83">
        <w:t>:</w:t>
      </w:r>
    </w:p>
    <w:p w14:paraId="7620FAA8" w14:textId="5A976ADF" w:rsidR="008D185B" w:rsidRDefault="757E0494" w:rsidP="00FE05E8">
      <w:pPr>
        <w:pStyle w:val="ListParagraph"/>
        <w:numPr>
          <w:ilvl w:val="0"/>
          <w:numId w:val="1"/>
        </w:numPr>
      </w:pPr>
      <w:r>
        <w:t xml:space="preserve">An ABC or CO2 </w:t>
      </w:r>
      <w:r w:rsidR="40D476D8">
        <w:t>f</w:t>
      </w:r>
      <w:r w:rsidR="008D185B">
        <w:t xml:space="preserve">ire extinguisher rated for electrical and </w:t>
      </w:r>
      <w:r w:rsidR="003479FB">
        <w:t>fuel fires should be on</w:t>
      </w:r>
      <w:r w:rsidR="00DD7492">
        <w:t xml:space="preserve"> hand</w:t>
      </w:r>
      <w:r w:rsidR="003479FB">
        <w:t xml:space="preserve"> </w:t>
      </w:r>
      <w:r w:rsidR="00524F26">
        <w:t>for entry,</w:t>
      </w:r>
      <w:r w:rsidR="00150AE1">
        <w:t xml:space="preserve"> one for each vehicle,</w:t>
      </w:r>
      <w:r w:rsidR="00524F26">
        <w:t xml:space="preserve"> while the vehicle is in the space, and exit.</w:t>
      </w:r>
    </w:p>
    <w:p w14:paraId="256C00A4" w14:textId="251A6517" w:rsidR="003B5841" w:rsidRDefault="00F27753" w:rsidP="00FE05E8">
      <w:pPr>
        <w:pStyle w:val="ListParagraph"/>
        <w:numPr>
          <w:ilvl w:val="0"/>
          <w:numId w:val="1"/>
        </w:numPr>
      </w:pPr>
      <w:r>
        <w:t xml:space="preserve">A first aid kit </w:t>
      </w:r>
      <w:r w:rsidR="18718C8F">
        <w:t>must</w:t>
      </w:r>
      <w:r w:rsidR="70DB4C2E">
        <w:t xml:space="preserve"> </w:t>
      </w:r>
      <w:r>
        <w:t>be present</w:t>
      </w:r>
      <w:r w:rsidR="6CAAF7AA">
        <w:t>.</w:t>
      </w:r>
    </w:p>
    <w:p w14:paraId="51D87715" w14:textId="7F71AB5D" w:rsidR="00F27753" w:rsidRDefault="00F27753" w:rsidP="00FE05E8">
      <w:pPr>
        <w:pStyle w:val="ListParagraph"/>
        <w:numPr>
          <w:ilvl w:val="0"/>
          <w:numId w:val="1"/>
        </w:numPr>
      </w:pPr>
      <w:r>
        <w:lastRenderedPageBreak/>
        <w:t>Contact information for emergency services and team supervisors should be on hand</w:t>
      </w:r>
      <w:r w:rsidR="00DD7492">
        <w:t xml:space="preserve"> (Location of this is TBD, once we get the vehicles in the space we will </w:t>
      </w:r>
      <w:r w:rsidR="00735BC2">
        <w:t>decide where a list will live for each, as different labs own the two different vehicles)</w:t>
      </w:r>
      <w:r w:rsidR="00FE05E8">
        <w:t>.</w:t>
      </w:r>
    </w:p>
    <w:p w14:paraId="6C15417D" w14:textId="10386004" w:rsidR="00A0225C" w:rsidRDefault="00A0225C" w:rsidP="00A0225C">
      <w:r>
        <w:t>Drivers</w:t>
      </w:r>
      <w:r w:rsidR="000818B5">
        <w:t xml:space="preserve"> (these lists may be updated)</w:t>
      </w:r>
    </w:p>
    <w:p w14:paraId="75CB9B92" w14:textId="39038161" w:rsidR="00A0225C" w:rsidRDefault="00A0225C" w:rsidP="00A0225C">
      <w:r>
        <w:t>Only the following drivers can drive the Lincoln:</w:t>
      </w:r>
    </w:p>
    <w:p w14:paraId="160CDCA4" w14:textId="4925611E" w:rsidR="002258D8" w:rsidRDefault="002258D8" w:rsidP="002258D8">
      <w:pPr>
        <w:pStyle w:val="ListParagraph"/>
        <w:numPr>
          <w:ilvl w:val="0"/>
          <w:numId w:val="6"/>
        </w:numPr>
      </w:pPr>
      <w:r>
        <w:t>TBD – waiting for the list from the lab</w:t>
      </w:r>
    </w:p>
    <w:p w14:paraId="19B59EDA" w14:textId="10C693BC" w:rsidR="00A0225C" w:rsidRDefault="00A0225C" w:rsidP="00A0225C">
      <w:r>
        <w:t xml:space="preserve">Only the following </w:t>
      </w:r>
      <w:del w:id="6" w:author="James Tukpah" w:date="2026-05-04T17:17:00Z" w16du:dateUtc="2026-05-04T21:17:00Z">
        <w:r w:rsidDel="00F75224">
          <w:delText xml:space="preserve">rivers </w:delText>
        </w:r>
      </w:del>
      <w:ins w:id="7" w:author="James Tukpah" w:date="2026-05-04T17:17:00Z" w16du:dateUtc="2026-05-04T21:17:00Z">
        <w:r w:rsidR="00F75224">
          <w:t>RIVeR members</w:t>
        </w:r>
        <w:r w:rsidR="00F75224">
          <w:t xml:space="preserve"> </w:t>
        </w:r>
      </w:ins>
      <w:r>
        <w:t>can drive the Yamaha:</w:t>
      </w:r>
    </w:p>
    <w:p w14:paraId="67504FF5" w14:textId="36540672" w:rsidR="00A0225C" w:rsidRDefault="002258D8" w:rsidP="00A0225C">
      <w:pPr>
        <w:pStyle w:val="ListParagraph"/>
        <w:numPr>
          <w:ilvl w:val="0"/>
          <w:numId w:val="3"/>
        </w:numPr>
      </w:pPr>
      <w:r>
        <w:t>James Tukpah</w:t>
      </w:r>
    </w:p>
    <w:p w14:paraId="0E61949C" w14:textId="371A92DE" w:rsidR="002258D8" w:rsidDel="007A408B" w:rsidRDefault="002258D8" w:rsidP="00A0225C">
      <w:pPr>
        <w:pStyle w:val="ListParagraph"/>
        <w:numPr>
          <w:ilvl w:val="0"/>
          <w:numId w:val="3"/>
        </w:numPr>
        <w:rPr>
          <w:del w:id="8" w:author="James Tukpah" w:date="2026-05-04T17:15:00Z" w16du:dateUtc="2026-05-04T21:15:00Z"/>
        </w:rPr>
      </w:pPr>
      <w:del w:id="9" w:author="James Tukpah" w:date="2026-05-04T17:15:00Z" w16du:dateUtc="2026-05-04T21:15:00Z">
        <w:r w:rsidDel="007A408B">
          <w:delText>Katiso Mabulu</w:delText>
        </w:r>
      </w:del>
    </w:p>
    <w:p w14:paraId="712CA06E" w14:textId="0F1CEC51" w:rsidR="007A408B" w:rsidRDefault="007A408B" w:rsidP="00A0225C">
      <w:pPr>
        <w:pStyle w:val="ListParagraph"/>
        <w:numPr>
          <w:ilvl w:val="0"/>
          <w:numId w:val="3"/>
        </w:numPr>
        <w:rPr>
          <w:ins w:id="10" w:author="James Tukpah" w:date="2026-05-04T17:15:00Z" w16du:dateUtc="2026-05-04T21:15:00Z"/>
        </w:rPr>
      </w:pPr>
      <w:ins w:id="11" w:author="James Tukpah" w:date="2026-05-04T17:15:00Z" w16du:dateUtc="2026-05-04T21:15:00Z">
        <w:r>
          <w:t>Dante Ben Cometto</w:t>
        </w:r>
      </w:ins>
    </w:p>
    <w:p w14:paraId="0727D568" w14:textId="4B2A4278" w:rsidR="007A408B" w:rsidRDefault="007A408B" w:rsidP="00A0225C">
      <w:pPr>
        <w:pStyle w:val="ListParagraph"/>
        <w:numPr>
          <w:ilvl w:val="0"/>
          <w:numId w:val="3"/>
        </w:numPr>
        <w:rPr>
          <w:ins w:id="12" w:author="James Tukpah" w:date="2026-05-04T17:15:00Z" w16du:dateUtc="2026-05-04T21:15:00Z"/>
        </w:rPr>
      </w:pPr>
      <w:ins w:id="13" w:author="James Tukpah" w:date="2026-05-04T17:15:00Z" w16du:dateUtc="2026-05-04T21:15:00Z">
        <w:r>
          <w:t xml:space="preserve">Aiden </w:t>
        </w:r>
        <w:r w:rsidR="00DA7B9D">
          <w:t>Reichenberg</w:t>
        </w:r>
      </w:ins>
    </w:p>
    <w:p w14:paraId="75E2DFB3" w14:textId="25B9D27B" w:rsidR="002258D8" w:rsidRDefault="002258D8" w:rsidP="00A0225C">
      <w:pPr>
        <w:pStyle w:val="ListParagraph"/>
        <w:numPr>
          <w:ilvl w:val="0"/>
          <w:numId w:val="3"/>
        </w:numPr>
      </w:pPr>
      <w:r>
        <w:t>Tom Lutz</w:t>
      </w:r>
    </w:p>
    <w:p w14:paraId="7740E414" w14:textId="77777777" w:rsidR="00FE05E8" w:rsidRDefault="00FE05E8" w:rsidP="00FE05E8">
      <w:pPr>
        <w:ind w:left="360"/>
      </w:pPr>
    </w:p>
    <w:p w14:paraId="44DBDBFA" w14:textId="35C53E26" w:rsidR="002E0A6B" w:rsidRDefault="00A02E0A" w:rsidP="002E0A6B">
      <w:r>
        <w:t>Procedures</w:t>
      </w:r>
    </w:p>
    <w:p w14:paraId="220D4652" w14:textId="3FADFD49" w:rsidR="006C44D8" w:rsidRDefault="006C44D8" w:rsidP="00D971E5">
      <w:pPr>
        <w:pStyle w:val="ListParagraph"/>
        <w:numPr>
          <w:ilvl w:val="0"/>
          <w:numId w:val="5"/>
        </w:numPr>
      </w:pPr>
      <w:r>
        <w:t xml:space="preserve">Moving </w:t>
      </w:r>
      <w:r w:rsidR="00C46138">
        <w:t>the</w:t>
      </w:r>
      <w:r>
        <w:t xml:space="preserve"> vehicle</w:t>
      </w:r>
      <w:r w:rsidR="00C46138">
        <w:t>s</w:t>
      </w:r>
      <w:r>
        <w:t xml:space="preserve"> into the </w:t>
      </w:r>
      <w:r w:rsidR="00081803">
        <w:t>high bay space</w:t>
      </w:r>
      <w:r w:rsidR="00655F63">
        <w:t>.</w:t>
      </w:r>
    </w:p>
    <w:p w14:paraId="0EB0846E" w14:textId="77777777" w:rsidR="00D971E5" w:rsidRDefault="00D971E5" w:rsidP="00D971E5">
      <w:pPr>
        <w:pStyle w:val="ListParagraph"/>
      </w:pPr>
    </w:p>
    <w:p w14:paraId="522344E3" w14:textId="2EFEEC13" w:rsidR="00A02E0A" w:rsidRDefault="00A02E0A" w:rsidP="00D971E5">
      <w:pPr>
        <w:pStyle w:val="ListParagraph"/>
        <w:numPr>
          <w:ilvl w:val="1"/>
          <w:numId w:val="5"/>
        </w:numPr>
      </w:pPr>
      <w:r>
        <w:t>Inform the IER Lab Manager two days (48 hours) in advance of moving the vehicle.</w:t>
      </w:r>
      <w:r w:rsidR="00C46138">
        <w:t xml:space="preserve"> You must let the manager know which vehicle will be moving into the space. If the other vehicle </w:t>
      </w:r>
      <w:r w:rsidR="005760F7">
        <w:t>is scheduled to be moving in or out during the same time, accommodations will need to be made. (Also, depending on where the vehicles end up parking,</w:t>
      </w:r>
      <w:r w:rsidR="00DD7563">
        <w:t xml:space="preserve"> due to special constructions,</w:t>
      </w:r>
      <w:r w:rsidR="005760F7">
        <w:t xml:space="preserve"> it may not be possible to move the other in.</w:t>
      </w:r>
      <w:r w:rsidR="00DD7563">
        <w:t xml:space="preserve"> This is TBD.)</w:t>
      </w:r>
    </w:p>
    <w:p w14:paraId="5490ACEC" w14:textId="1207B193" w:rsidR="00A02E0A" w:rsidRDefault="00A02E0A" w:rsidP="00D971E5">
      <w:pPr>
        <w:pStyle w:val="ListParagraph"/>
        <w:numPr>
          <w:ilvl w:val="1"/>
          <w:numId w:val="5"/>
        </w:numPr>
      </w:pPr>
      <w:r>
        <w:t xml:space="preserve">The IER Lab Manager will notify </w:t>
      </w:r>
      <w:r w:rsidR="00C8318A">
        <w:t>Public Safety</w:t>
      </w:r>
      <w:ins w:id="14" w:author="James Tukpah" w:date="2026-05-04T21:18:00Z" w16du:dateUtc="2026-05-05T01:18:00Z">
        <w:r w:rsidR="00843670">
          <w:t xml:space="preserve"> </w:t>
        </w:r>
      </w:ins>
      <w:ins w:id="15" w:author="James Tukpah" w:date="2026-05-04T21:22:00Z" w16du:dateUtc="2026-05-05T01:22:00Z">
        <w:r w:rsidR="00632709">
          <w:t xml:space="preserve">(James Witzgall or designated representative) </w:t>
        </w:r>
      </w:ins>
      <w:del w:id="16" w:author="James Tukpah" w:date="2026-05-04T21:22:00Z" w16du:dateUtc="2026-05-05T01:22:00Z">
        <w:r w:rsidR="003C7799" w:rsidDel="00632709">
          <w:delText xml:space="preserve"> </w:delText>
        </w:r>
      </w:del>
      <w:r w:rsidR="003C7799">
        <w:t xml:space="preserve">and </w:t>
      </w:r>
      <w:r w:rsidR="00081803">
        <w:t>the OARS building manager</w:t>
      </w:r>
      <w:ins w:id="17" w:author="James Tukpah" w:date="2026-05-04T21:15:00Z" w16du:dateUtc="2026-05-05T01:15:00Z">
        <w:r w:rsidR="007337BE">
          <w:t>(Brian Sullivan)</w:t>
        </w:r>
      </w:ins>
      <w:r>
        <w:t xml:space="preserve"> of the move 1 day (24 hours) in advance.</w:t>
      </w:r>
    </w:p>
    <w:p w14:paraId="4730DAC1" w14:textId="5C4C91DC" w:rsidR="00A02E0A" w:rsidRDefault="00A02E0A" w:rsidP="00D971E5">
      <w:pPr>
        <w:pStyle w:val="ListParagraph"/>
        <w:numPr>
          <w:ilvl w:val="1"/>
          <w:numId w:val="5"/>
        </w:numPr>
      </w:pPr>
      <w:r>
        <w:t>Clear the area where the vehicle will traverse and park plus an additional three feet on all sides.</w:t>
      </w:r>
      <w:r w:rsidR="00664DF0">
        <w:t xml:space="preserve"> </w:t>
      </w:r>
    </w:p>
    <w:p w14:paraId="2BC2E4D3" w14:textId="5182DA50" w:rsidR="00A02E0A" w:rsidRDefault="00A02E0A" w:rsidP="00D971E5">
      <w:pPr>
        <w:pStyle w:val="ListParagraph"/>
        <w:numPr>
          <w:ilvl w:val="1"/>
          <w:numId w:val="5"/>
        </w:numPr>
      </w:pPr>
      <w:r>
        <w:t xml:space="preserve">Shortly before the move, </w:t>
      </w:r>
      <w:r w:rsidR="00C8318A">
        <w:t>Public Safety</w:t>
      </w:r>
      <w:ins w:id="18" w:author="James Tukpah" w:date="2026-05-04T21:18:00Z" w16du:dateUtc="2026-05-05T01:18:00Z">
        <w:r w:rsidR="00843670">
          <w:t xml:space="preserve"> </w:t>
        </w:r>
      </w:ins>
      <w:ins w:id="19" w:author="James Tukpah" w:date="2026-05-04T21:22:00Z" w16du:dateUtc="2026-05-05T01:22:00Z">
        <w:r w:rsidR="00632709">
          <w:t xml:space="preserve">(James Witzgall or designated representative) </w:t>
        </w:r>
      </w:ins>
      <w:del w:id="20" w:author="James Tukpah" w:date="2026-05-04T21:22:00Z" w16du:dateUtc="2026-05-05T01:22:00Z">
        <w:r w:rsidDel="00632709">
          <w:delText xml:space="preserve"> </w:delText>
        </w:r>
      </w:del>
      <w:r w:rsidR="50C218D8">
        <w:t>lowers</w:t>
      </w:r>
      <w:r>
        <w:t xml:space="preserve"> ballasts in front of garage door, and </w:t>
      </w:r>
      <w:r w:rsidR="64F38B43">
        <w:t>opens</w:t>
      </w:r>
      <w:r>
        <w:t xml:space="preserve"> the garage door. </w:t>
      </w:r>
      <w:r w:rsidR="00C8318A">
        <w:t>Public Safety</w:t>
      </w:r>
      <w:r>
        <w:t xml:space="preserve"> will also ensure the sidewalk is clear for vehicle traversal.</w:t>
      </w:r>
      <w:ins w:id="21" w:author="James Tukpah" w:date="2026-05-04T21:18:00Z" w16du:dateUtc="2026-05-05T01:18:00Z">
        <w:r w:rsidR="00843670">
          <w:t xml:space="preserve"> In the event that Public Safety is unavailable, the </w:t>
        </w:r>
        <w:r w:rsidR="00266131">
          <w:t>lab w</w:t>
        </w:r>
      </w:ins>
      <w:ins w:id="22" w:author="James Tukpah" w:date="2026-05-04T21:19:00Z" w16du:dateUtc="2026-05-05T01:19:00Z">
        <w:r w:rsidR="00266131">
          <w:t>ill employ the use of 3 additional researchers to verify the sidewalk is clear for vehicle traversal</w:t>
        </w:r>
      </w:ins>
    </w:p>
    <w:p w14:paraId="012F1E4D" w14:textId="39280039" w:rsidR="00A02E0A" w:rsidRDefault="00A02E0A" w:rsidP="00D971E5">
      <w:pPr>
        <w:pStyle w:val="ListParagraph"/>
        <w:numPr>
          <w:ilvl w:val="1"/>
          <w:numId w:val="5"/>
        </w:numPr>
      </w:pPr>
      <w:r>
        <w:t>An IER team member will observe from outside of the vehicle to ensure the path remains clear inside the building.</w:t>
      </w:r>
    </w:p>
    <w:p w14:paraId="0718C12F" w14:textId="7B5A12FF" w:rsidR="00A02E0A" w:rsidRDefault="00A02E0A" w:rsidP="00D971E5">
      <w:pPr>
        <w:pStyle w:val="ListParagraph"/>
        <w:numPr>
          <w:ilvl w:val="1"/>
          <w:numId w:val="5"/>
        </w:numPr>
      </w:pPr>
      <w:r>
        <w:t>An IER team member will drive the vehicle into the garage, driving forward into the space with the vehicle exhaust facing the door. The vehicle will never be backed in</w:t>
      </w:r>
      <w:r w:rsidR="00557A2B">
        <w:t xml:space="preserve">to </w:t>
      </w:r>
      <w:r>
        <w:t>or maneuver</w:t>
      </w:r>
      <w:r w:rsidR="7A86F814">
        <w:t>ed</w:t>
      </w:r>
      <w:r>
        <w:t xml:space="preserve"> within the </w:t>
      </w:r>
      <w:r w:rsidR="653211A6">
        <w:t>high bay area</w:t>
      </w:r>
      <w:r>
        <w:t>.</w:t>
      </w:r>
      <w:r w:rsidR="009745A8">
        <w:t xml:space="preserve"> Each vehicle will have a designated spot.</w:t>
      </w:r>
      <w:r w:rsidR="000528DE">
        <w:t xml:space="preserve"> Order in which the vehicles can come into the building will be determined </w:t>
      </w:r>
      <w:r w:rsidR="007D5A83">
        <w:t>when the parking spots are assigned.</w:t>
      </w:r>
    </w:p>
    <w:p w14:paraId="45D6E786" w14:textId="3F9F93C2" w:rsidR="00A02E0A" w:rsidRDefault="00A02E0A" w:rsidP="00D971E5">
      <w:pPr>
        <w:pStyle w:val="ListParagraph"/>
        <w:numPr>
          <w:ilvl w:val="1"/>
          <w:numId w:val="5"/>
        </w:numPr>
      </w:pPr>
      <w:r>
        <w:lastRenderedPageBreak/>
        <w:t>The vehicle engine will be turned off as soon as the vehicle has reached the designated spot.</w:t>
      </w:r>
      <w:r w:rsidR="00F97533">
        <w:t xml:space="preserve"> Ensure the vehicle is in </w:t>
      </w:r>
      <w:bookmarkStart w:id="23" w:name="_Int_7MpDuVZ4"/>
      <w:r w:rsidR="00F97533">
        <w:t>park</w:t>
      </w:r>
      <w:bookmarkEnd w:id="23"/>
      <w:r w:rsidR="00F97533">
        <w:t xml:space="preserve"> and the parking </w:t>
      </w:r>
      <w:r w:rsidR="009DDE14">
        <w:t>brake</w:t>
      </w:r>
      <w:r w:rsidR="00F97533">
        <w:t xml:space="preserve"> on (or equivalent).</w:t>
      </w:r>
    </w:p>
    <w:p w14:paraId="574C89AE" w14:textId="38FFADDF" w:rsidR="00F51E85" w:rsidRDefault="00F51E85" w:rsidP="00D971E5">
      <w:pPr>
        <w:pStyle w:val="ListParagraph"/>
        <w:numPr>
          <w:ilvl w:val="1"/>
          <w:numId w:val="5"/>
        </w:numPr>
      </w:pPr>
      <w:r>
        <w:t>Chock the wheels of the vehicle</w:t>
      </w:r>
      <w:r w:rsidR="004F660C">
        <w:t>.</w:t>
      </w:r>
    </w:p>
    <w:p w14:paraId="45F59199" w14:textId="75A6718A" w:rsidR="00801D9F" w:rsidRDefault="00801D9F" w:rsidP="00D971E5">
      <w:pPr>
        <w:pStyle w:val="ListParagraph"/>
        <w:numPr>
          <w:ilvl w:val="1"/>
          <w:numId w:val="5"/>
        </w:numPr>
      </w:pPr>
      <w:r>
        <w:t>Clean and dry any water, snow, or ice on the high bay floor</w:t>
      </w:r>
      <w:r w:rsidR="00184CCC">
        <w:t>.</w:t>
      </w:r>
    </w:p>
    <w:p w14:paraId="5A0C4D1B" w14:textId="22725988" w:rsidR="00A02E0A" w:rsidRDefault="00A02E0A" w:rsidP="00D971E5">
      <w:pPr>
        <w:pStyle w:val="ListParagraph"/>
        <w:numPr>
          <w:ilvl w:val="1"/>
          <w:numId w:val="5"/>
        </w:numPr>
      </w:pPr>
      <w:r>
        <w:t xml:space="preserve">The </w:t>
      </w:r>
      <w:r w:rsidR="002620CA">
        <w:t>door will be closed after an air exchange delay to be determined by monitoring carbon monoxide levels during an initial entry.</w:t>
      </w:r>
      <w:r w:rsidR="00DF7B02">
        <w:t xml:space="preserve"> (OARS will sample when each vehicle is moved into the space, and when both are present. We will have (3) sampling events to determine </w:t>
      </w:r>
      <w:r w:rsidR="00F81275">
        <w:t xml:space="preserve">appropriate timing for the </w:t>
      </w:r>
      <w:r w:rsidR="00366290">
        <w:t>door.</w:t>
      </w:r>
      <w:r w:rsidR="00FC6B29">
        <w:t xml:space="preserve"> This SOP will be updated with the timing once it is determined.)</w:t>
      </w:r>
    </w:p>
    <w:p w14:paraId="4C468E5D" w14:textId="402388BC" w:rsidR="00655F63" w:rsidRDefault="00C8318A" w:rsidP="00D971E5">
      <w:pPr>
        <w:pStyle w:val="ListParagraph"/>
        <w:numPr>
          <w:ilvl w:val="1"/>
          <w:numId w:val="5"/>
        </w:numPr>
      </w:pPr>
      <w:r>
        <w:t>Public Safety</w:t>
      </w:r>
      <w:ins w:id="24" w:author="James Tukpah" w:date="2026-05-04T21:22:00Z" w16du:dateUtc="2026-05-05T01:22:00Z">
        <w:r w:rsidR="00632709">
          <w:t xml:space="preserve"> (James Witzgall or designated representative)</w:t>
        </w:r>
      </w:ins>
      <w:r w:rsidR="00655F63">
        <w:t xml:space="preserve"> to replace ballasts.</w:t>
      </w:r>
    </w:p>
    <w:p w14:paraId="21809D0F" w14:textId="77777777" w:rsidR="00D971E5" w:rsidRDefault="00D971E5" w:rsidP="00D971E5">
      <w:pPr>
        <w:pStyle w:val="ListParagraph"/>
        <w:ind w:left="1440"/>
      </w:pPr>
    </w:p>
    <w:p w14:paraId="26E4BAA8" w14:textId="50AA8771" w:rsidR="002620CA" w:rsidRDefault="008D1106" w:rsidP="00D971E5">
      <w:pPr>
        <w:pStyle w:val="ListParagraph"/>
        <w:numPr>
          <w:ilvl w:val="0"/>
          <w:numId w:val="5"/>
        </w:numPr>
      </w:pPr>
      <w:r>
        <w:t xml:space="preserve">Working on </w:t>
      </w:r>
      <w:r w:rsidR="008C319C">
        <w:t>either</w:t>
      </w:r>
      <w:r>
        <w:t xml:space="preserve"> vehicle in the high bay</w:t>
      </w:r>
    </w:p>
    <w:p w14:paraId="0D758A37" w14:textId="77777777" w:rsidR="00EF7DD0" w:rsidRDefault="00EF7DD0" w:rsidP="00EF7DD0">
      <w:pPr>
        <w:pStyle w:val="ListParagraph"/>
      </w:pPr>
    </w:p>
    <w:p w14:paraId="7B2AAD91" w14:textId="6FA0C7B8" w:rsidR="357E7AB8" w:rsidRDefault="357E7AB8" w:rsidP="02D20F04">
      <w:pPr>
        <w:pStyle w:val="ListParagraph"/>
        <w:numPr>
          <w:ilvl w:val="1"/>
          <w:numId w:val="5"/>
        </w:numPr>
      </w:pPr>
      <w:r w:rsidRPr="718F4494">
        <w:t>Disconnect the battery or power source before performing any work on the vehicle’s electrical system.</w:t>
      </w:r>
    </w:p>
    <w:p w14:paraId="3B722094" w14:textId="012A87AE" w:rsidR="00467524" w:rsidRDefault="00467524" w:rsidP="02D20F04">
      <w:pPr>
        <w:pStyle w:val="ListParagraph"/>
        <w:numPr>
          <w:ilvl w:val="1"/>
          <w:numId w:val="5"/>
        </w:numPr>
      </w:pPr>
      <w:r>
        <w:t>LOTO on electrical components (if necessary for Lincoln)</w:t>
      </w:r>
    </w:p>
    <w:p w14:paraId="131533FB" w14:textId="11346D4E" w:rsidR="00071465" w:rsidRDefault="00071465" w:rsidP="006334F8">
      <w:pPr>
        <w:pStyle w:val="ListParagraph"/>
        <w:numPr>
          <w:ilvl w:val="1"/>
          <w:numId w:val="5"/>
        </w:numPr>
      </w:pPr>
      <w:r>
        <w:t>Work that may take place on the car</w:t>
      </w:r>
      <w:r w:rsidR="006334F8">
        <w:t xml:space="preserve"> includes installing, modifying, removing, and programming </w:t>
      </w:r>
      <w:r w:rsidR="00A84AB1">
        <w:t xml:space="preserve">sensors, computers, and </w:t>
      </w:r>
      <w:r w:rsidR="00FE74F2">
        <w:t>components</w:t>
      </w:r>
      <w:r w:rsidR="006334F8">
        <w:t>.</w:t>
      </w:r>
      <w:r w:rsidR="00243CB1">
        <w:t xml:space="preserve"> Electrical systems could be rated as high as </w:t>
      </w:r>
      <w:r w:rsidR="008B2124">
        <w:t>48V DC</w:t>
      </w:r>
      <w:r w:rsidR="000F3C85">
        <w:t>, but no higher</w:t>
      </w:r>
      <w:r w:rsidR="008B2124">
        <w:t>.</w:t>
      </w:r>
    </w:p>
    <w:p w14:paraId="3C90E885" w14:textId="21A34062" w:rsidR="006334F8" w:rsidRDefault="00FC37E6" w:rsidP="006334F8">
      <w:pPr>
        <w:pStyle w:val="ListParagraph"/>
        <w:numPr>
          <w:ilvl w:val="1"/>
          <w:numId w:val="5"/>
        </w:numPr>
      </w:pPr>
      <w:r>
        <w:t xml:space="preserve">Work that may not be performed includes </w:t>
      </w:r>
      <w:r w:rsidR="00AC3850">
        <w:t xml:space="preserve">work on the </w:t>
      </w:r>
      <w:r>
        <w:t>engine,</w:t>
      </w:r>
      <w:r w:rsidR="2D2C81F2">
        <w:t xml:space="preserve"> </w:t>
      </w:r>
      <w:r w:rsidR="00AC3850">
        <w:t>fuel system, or related work</w:t>
      </w:r>
      <w:r w:rsidR="00C356DC">
        <w:t>.</w:t>
      </w:r>
    </w:p>
    <w:p w14:paraId="4992CBA2" w14:textId="2A3A573C" w:rsidR="00F12EC0" w:rsidRDefault="00F12EC0" w:rsidP="006334F8">
      <w:pPr>
        <w:pStyle w:val="ListParagraph"/>
        <w:numPr>
          <w:ilvl w:val="1"/>
          <w:numId w:val="5"/>
        </w:numPr>
      </w:pPr>
      <w:r>
        <w:t>Work that would require a specific, additional SOP includes changing tires and related work. Any such additional work must have an approved SOP in advance of the work.</w:t>
      </w:r>
    </w:p>
    <w:p w14:paraId="60565208" w14:textId="671807DB" w:rsidR="00C356DC" w:rsidRDefault="00304193" w:rsidP="006334F8">
      <w:pPr>
        <w:pStyle w:val="ListParagraph"/>
        <w:numPr>
          <w:ilvl w:val="1"/>
          <w:numId w:val="5"/>
        </w:numPr>
      </w:pPr>
      <w:r>
        <w:t>The internal combustion engine shall not be started during work; it may only be run to enter and leave the building.</w:t>
      </w:r>
    </w:p>
    <w:p w14:paraId="4E568C57" w14:textId="375E454F" w:rsidR="00527EC1" w:rsidRDefault="00527EC1" w:rsidP="006334F8">
      <w:pPr>
        <w:pStyle w:val="ListParagraph"/>
        <w:numPr>
          <w:ilvl w:val="1"/>
          <w:numId w:val="5"/>
        </w:numPr>
      </w:pPr>
      <w:r w:rsidRPr="00527EC1">
        <w:t xml:space="preserve">Disable </w:t>
      </w:r>
      <w:r>
        <w:t>a</w:t>
      </w:r>
      <w:r w:rsidRPr="00527EC1">
        <w:t xml:space="preserve">utonomous </w:t>
      </w:r>
      <w:r>
        <w:t>f</w:t>
      </w:r>
      <w:r w:rsidRPr="00527EC1">
        <w:t>eatures</w:t>
      </w:r>
      <w:r>
        <w:t xml:space="preserve"> b</w:t>
      </w:r>
      <w:r w:rsidRPr="00527EC1">
        <w:t>efore working on sensors, controllers, or software systems, disable all autonomous functionalities</w:t>
      </w:r>
    </w:p>
    <w:p w14:paraId="2D1A5654" w14:textId="2891A4BA" w:rsidR="00304193" w:rsidRDefault="00441264" w:rsidP="006334F8">
      <w:pPr>
        <w:pStyle w:val="ListParagraph"/>
        <w:numPr>
          <w:ilvl w:val="1"/>
          <w:numId w:val="5"/>
        </w:numPr>
      </w:pPr>
      <w:r>
        <w:t>Standard safety procedures for the work to be performed should be followed at all times. Power tools require safety glasses and hair tied back, for example.</w:t>
      </w:r>
    </w:p>
    <w:p w14:paraId="56F8F9C1" w14:textId="2625D04A" w:rsidR="00894505" w:rsidRDefault="00894505" w:rsidP="006334F8">
      <w:pPr>
        <w:pStyle w:val="ListParagraph"/>
        <w:numPr>
          <w:ilvl w:val="1"/>
          <w:numId w:val="5"/>
        </w:numPr>
      </w:pPr>
      <w:r>
        <w:t>When working with electrical components, use tools with insulated handles to reduce the risk of electrical shock.</w:t>
      </w:r>
    </w:p>
    <w:p w14:paraId="4CD39590" w14:textId="77777777" w:rsidR="00A16E84" w:rsidRPr="00A16E84" w:rsidRDefault="00234FA4" w:rsidP="006334F8">
      <w:pPr>
        <w:pStyle w:val="ListParagraph"/>
        <w:numPr>
          <w:ilvl w:val="1"/>
          <w:numId w:val="5"/>
        </w:numPr>
      </w:pPr>
      <w:r w:rsidRPr="00234FA4">
        <w:t>Keep the workspace clean and free of clutter. Ensure tools and equipment are organized to avoid tripping hazards.</w:t>
      </w:r>
    </w:p>
    <w:p w14:paraId="7867281E" w14:textId="4EB5E841" w:rsidR="00521E32" w:rsidRDefault="00521E32" w:rsidP="718F4494">
      <w:pPr>
        <w:numPr>
          <w:ilvl w:val="1"/>
          <w:numId w:val="5"/>
        </w:numPr>
      </w:pPr>
      <w:r>
        <w:t xml:space="preserve">Soldering should be performed in an appropriate fume capture device </w:t>
      </w:r>
      <w:r w:rsidR="00305B6A">
        <w:t>and not on the vehicle</w:t>
      </w:r>
      <w:r w:rsidR="00FB1196">
        <w:t>.</w:t>
      </w:r>
    </w:p>
    <w:p w14:paraId="272D7DD5" w14:textId="23B32B0C" w:rsidR="005E3036" w:rsidRDefault="005E3036" w:rsidP="006334F8">
      <w:pPr>
        <w:pStyle w:val="ListParagraph"/>
        <w:numPr>
          <w:ilvl w:val="1"/>
          <w:numId w:val="5"/>
        </w:numPr>
      </w:pPr>
      <w:r w:rsidRPr="005E3036">
        <w:t>Verify that all power systems and circuits are within their rated capacities to prevent overheating or damage</w:t>
      </w:r>
      <w:r>
        <w:t>.</w:t>
      </w:r>
    </w:p>
    <w:p w14:paraId="0C24A105" w14:textId="0A2DA765" w:rsidR="00FB1196" w:rsidRDefault="00FB1196" w:rsidP="006334F8">
      <w:pPr>
        <w:pStyle w:val="ListParagraph"/>
        <w:numPr>
          <w:ilvl w:val="1"/>
          <w:numId w:val="5"/>
        </w:numPr>
      </w:pPr>
      <w:r w:rsidRPr="00FB1196">
        <w:t>Double-check all wiring and connections for proper placement and insulation before powering the system.</w:t>
      </w:r>
    </w:p>
    <w:p w14:paraId="63EB7FB3" w14:textId="5B80367B" w:rsidR="00FB1196" w:rsidRDefault="00D303E1" w:rsidP="006334F8">
      <w:pPr>
        <w:pStyle w:val="ListParagraph"/>
        <w:numPr>
          <w:ilvl w:val="1"/>
          <w:numId w:val="5"/>
        </w:numPr>
      </w:pPr>
      <w:r>
        <w:t>Clearly label and document any system modifications or repairs in a system of record for dissemination to all team members.</w:t>
      </w:r>
    </w:p>
    <w:p w14:paraId="5E012EA6" w14:textId="2C3D1334" w:rsidR="60C7F9C3" w:rsidRDefault="60C7F9C3" w:rsidP="02D20F04">
      <w:pPr>
        <w:pStyle w:val="ListParagraph"/>
        <w:numPr>
          <w:ilvl w:val="1"/>
          <w:numId w:val="5"/>
        </w:numPr>
      </w:pPr>
      <w:r>
        <w:lastRenderedPageBreak/>
        <w:t xml:space="preserve">Reference Appendix to see critical components and electrical specs. </w:t>
      </w:r>
    </w:p>
    <w:p w14:paraId="339CE2E3" w14:textId="77777777" w:rsidR="00DE5C32" w:rsidRDefault="00DE5C32" w:rsidP="000022D5"/>
    <w:p w14:paraId="56DC48D4" w14:textId="12BF00FC" w:rsidR="00081803" w:rsidRDefault="00081803" w:rsidP="000B4507">
      <w:r>
        <w:t xml:space="preserve">Moving </w:t>
      </w:r>
      <w:r w:rsidR="00CE387D">
        <w:t>either</w:t>
      </w:r>
      <w:r>
        <w:t xml:space="preserve"> vehicle out of the high bay space</w:t>
      </w:r>
    </w:p>
    <w:p w14:paraId="2D817BCD" w14:textId="77777777" w:rsidR="0022136A" w:rsidRDefault="0022136A" w:rsidP="718F4494">
      <w:pPr>
        <w:pStyle w:val="ListParagraph"/>
        <w:numPr>
          <w:ilvl w:val="1"/>
          <w:numId w:val="5"/>
        </w:numPr>
      </w:pPr>
      <w:r w:rsidRPr="718F4494">
        <w:t>Inform the IER Lab Manager two days (48 hours) in advance of moving the vehicle.</w:t>
      </w:r>
    </w:p>
    <w:p w14:paraId="5B772D9B" w14:textId="77777777" w:rsidR="0022136A" w:rsidRDefault="0022136A" w:rsidP="718F4494">
      <w:pPr>
        <w:pStyle w:val="ListParagraph"/>
        <w:numPr>
          <w:ilvl w:val="1"/>
          <w:numId w:val="5"/>
        </w:numPr>
      </w:pPr>
      <w:r w:rsidRPr="718F4494">
        <w:t>The IER Lab Manager will notify Public Safety and the OARS building manager of the move 1 day (24 hours) in advance.</w:t>
      </w:r>
    </w:p>
    <w:p w14:paraId="42CEFAF5" w14:textId="2466719E" w:rsidR="00161142" w:rsidRDefault="008819B7" w:rsidP="718F4494">
      <w:pPr>
        <w:pStyle w:val="ListParagraph"/>
        <w:numPr>
          <w:ilvl w:val="1"/>
          <w:numId w:val="5"/>
        </w:numPr>
      </w:pPr>
      <w:r w:rsidRPr="718F4494">
        <w:t>Clear the area where the vehicle will traverse plus an additional three feet on all sides.</w:t>
      </w:r>
    </w:p>
    <w:p w14:paraId="1068BAC3" w14:textId="0FD171E4" w:rsidR="003C032C" w:rsidRDefault="00795461" w:rsidP="718F4494">
      <w:pPr>
        <w:pStyle w:val="ListParagraph"/>
        <w:numPr>
          <w:ilvl w:val="1"/>
          <w:numId w:val="5"/>
        </w:numPr>
      </w:pPr>
      <w:r w:rsidRPr="718F4494">
        <w:t>Shortly before the move, Public Safety</w:t>
      </w:r>
      <w:ins w:id="25" w:author="James Tukpah" w:date="2026-05-04T21:24:00Z" w16du:dateUtc="2026-05-05T01:24:00Z">
        <w:r w:rsidR="000A0C0F">
          <w:t xml:space="preserve"> </w:t>
        </w:r>
        <w:r w:rsidR="000A0C0F">
          <w:t xml:space="preserve">(James Witzgall or designated representative) </w:t>
        </w:r>
      </w:ins>
      <w:r w:rsidRPr="718F4494">
        <w:t xml:space="preserve"> </w:t>
      </w:r>
      <w:r w:rsidR="68DC4A9E" w:rsidRPr="718F4494">
        <w:t>will</w:t>
      </w:r>
      <w:r w:rsidRPr="718F4494">
        <w:t xml:space="preserve"> lower ballasts in front of garage </w:t>
      </w:r>
      <w:r w:rsidR="01954407" w:rsidRPr="718F4494">
        <w:t>door and</w:t>
      </w:r>
      <w:r w:rsidRPr="718F4494">
        <w:t xml:space="preserve"> open the garage door. Public Safety will also ensure the sidewalk is clear for vehicle traversal.</w:t>
      </w:r>
    </w:p>
    <w:p w14:paraId="4DCF6F0E" w14:textId="606A2ADB" w:rsidR="1D45DFD7" w:rsidRDefault="1D45DFD7" w:rsidP="02D20F04">
      <w:pPr>
        <w:pStyle w:val="ListParagraph"/>
        <w:numPr>
          <w:ilvl w:val="1"/>
          <w:numId w:val="5"/>
        </w:numPr>
        <w:rPr>
          <w:b/>
          <w:bCs/>
          <w:color w:val="FF0000"/>
        </w:rPr>
      </w:pPr>
      <w:r w:rsidRPr="718F4494">
        <w:rPr>
          <w:b/>
          <w:bCs/>
          <w:color w:val="FF0000"/>
        </w:rPr>
        <w:t>T</w:t>
      </w:r>
      <w:r w:rsidR="6CD2E22B" w:rsidRPr="718F4494">
        <w:rPr>
          <w:b/>
          <w:bCs/>
          <w:color w:val="FF0000"/>
        </w:rPr>
        <w:t>he vehicle will never be running with the garage door closed.</w:t>
      </w:r>
    </w:p>
    <w:p w14:paraId="19320938" w14:textId="65EDE5AA" w:rsidR="001013CF" w:rsidRDefault="001013CF" w:rsidP="00795461">
      <w:pPr>
        <w:pStyle w:val="ListParagraph"/>
        <w:numPr>
          <w:ilvl w:val="1"/>
          <w:numId w:val="5"/>
        </w:numPr>
      </w:pPr>
      <w:r>
        <w:t>Remove chocks from vehicle.</w:t>
      </w:r>
    </w:p>
    <w:p w14:paraId="75B6E804" w14:textId="43A0F1CA" w:rsidR="00795461" w:rsidRDefault="003C032C" w:rsidP="00795461">
      <w:pPr>
        <w:pStyle w:val="ListParagraph"/>
        <w:numPr>
          <w:ilvl w:val="1"/>
          <w:numId w:val="5"/>
        </w:numPr>
      </w:pPr>
      <w:r>
        <w:t xml:space="preserve">Public safety will also assist with the </w:t>
      </w:r>
      <w:bookmarkStart w:id="26" w:name="_Int_F4SmS55i"/>
      <w:r>
        <w:t>vehicle</w:t>
      </w:r>
      <w:bookmarkEnd w:id="26"/>
      <w:r>
        <w:t xml:space="preserve"> entering the public road (Columbus Avenue).</w:t>
      </w:r>
    </w:p>
    <w:p w14:paraId="5AEF606C" w14:textId="77777777" w:rsidR="007554E8" w:rsidRDefault="007554E8" w:rsidP="007554E8">
      <w:pPr>
        <w:pStyle w:val="ListParagraph"/>
        <w:numPr>
          <w:ilvl w:val="1"/>
          <w:numId w:val="5"/>
        </w:numPr>
      </w:pPr>
      <w:r>
        <w:t>An IER team member will observe from outside of the vehicle to ensure the path remains clear inside the building.</w:t>
      </w:r>
    </w:p>
    <w:p w14:paraId="27D47E68" w14:textId="678DD793" w:rsidR="00557A2B" w:rsidRDefault="00557A2B" w:rsidP="00557A2B">
      <w:pPr>
        <w:pStyle w:val="ListParagraph"/>
        <w:numPr>
          <w:ilvl w:val="1"/>
          <w:numId w:val="5"/>
        </w:numPr>
      </w:pPr>
      <w:r>
        <w:t xml:space="preserve">An IER team member will drive the vehicle into the garage, driving backward out of the space with the vehicle exhaust facing the door. The vehicle will never be turned around or maneuver within the </w:t>
      </w:r>
      <w:r w:rsidR="727AB0E8">
        <w:t>high bay area</w:t>
      </w:r>
      <w:r>
        <w:t>.</w:t>
      </w:r>
      <w:r w:rsidR="00A51C23">
        <w:t xml:space="preserve"> If both vehicles need to leave on the same day, an order will be determined as soon as the parking spots are determined. There may be a situation where if both vehicles are in the high bay that one cannot be moved without the other being moved, due to space.</w:t>
      </w:r>
      <w:r w:rsidR="00B31AC8">
        <w:t xml:space="preserve"> </w:t>
      </w:r>
      <w:r w:rsidR="00A51C23">
        <w:t xml:space="preserve"> </w:t>
      </w:r>
    </w:p>
    <w:p w14:paraId="6D3B4964" w14:textId="04DE4689" w:rsidR="00CC6215" w:rsidRDefault="00CC6215" w:rsidP="00CC6215">
      <w:pPr>
        <w:pStyle w:val="ListParagraph"/>
        <w:numPr>
          <w:ilvl w:val="1"/>
          <w:numId w:val="5"/>
        </w:numPr>
      </w:pPr>
      <w:r>
        <w:t xml:space="preserve">The door will be closed after an air exchange delay to be determined by monitoring carbon monoxide levels during an initial entry. </w:t>
      </w:r>
      <w:r w:rsidR="00CE4D9F">
        <w:t>(OARS will sample when each vehicle is moved into the space, and when both are present. We will have (3) sampling events to determine appropriate timing for the door. This SOP will be updated with the timing once it is determined.)</w:t>
      </w:r>
    </w:p>
    <w:p w14:paraId="0B5B298B" w14:textId="544344C4" w:rsidR="00184CCC" w:rsidRDefault="00184CCC" w:rsidP="00184CCC">
      <w:pPr>
        <w:pStyle w:val="ListParagraph"/>
        <w:numPr>
          <w:ilvl w:val="1"/>
          <w:numId w:val="5"/>
        </w:numPr>
      </w:pPr>
      <w:r>
        <w:t>Clean and dry any water, snow, or ice on the high bay floor.</w:t>
      </w:r>
    </w:p>
    <w:p w14:paraId="167B63B6" w14:textId="77777777" w:rsidR="00CC6215" w:rsidRDefault="00CC6215" w:rsidP="00CC6215">
      <w:pPr>
        <w:pStyle w:val="ListParagraph"/>
        <w:numPr>
          <w:ilvl w:val="1"/>
          <w:numId w:val="5"/>
        </w:numPr>
      </w:pPr>
      <w:r>
        <w:t>Public Safety to replace ballasts.</w:t>
      </w:r>
    </w:p>
    <w:p w14:paraId="206FA26D" w14:textId="77777777" w:rsidR="00795461" w:rsidRDefault="00795461" w:rsidP="00CC6215">
      <w:pPr>
        <w:pStyle w:val="ListParagraph"/>
        <w:ind w:left="1440"/>
      </w:pPr>
    </w:p>
    <w:p w14:paraId="0DE7245E" w14:textId="4DE82E9E" w:rsidR="00FE74F2" w:rsidRDefault="006C78D5" w:rsidP="00C356DC">
      <w:r>
        <w:t>Documentation</w:t>
      </w:r>
      <w:r w:rsidR="2B352172">
        <w:t xml:space="preserve"> – Appendices</w:t>
      </w:r>
    </w:p>
    <w:p w14:paraId="58364955" w14:textId="6A1DC143" w:rsidR="00D202B3" w:rsidRDefault="2B352172" w:rsidP="00C356DC">
      <w:r>
        <w:t>Appendix A -- electrical components inventory</w:t>
      </w:r>
      <w:r w:rsidR="00480B6A">
        <w:t xml:space="preserve"> for the Yamaha</w:t>
      </w:r>
      <w:r w:rsidR="00B61D3C">
        <w:t>.</w:t>
      </w:r>
    </w:p>
    <w:p w14:paraId="36445BAA" w14:textId="2B3A17ED" w:rsidR="00D202B3" w:rsidRDefault="2B352172" w:rsidP="00C356DC">
      <w:r>
        <w:t>Appendix B</w:t>
      </w:r>
      <w:r w:rsidR="004D4F9B">
        <w:t xml:space="preserve"> </w:t>
      </w:r>
      <w:r>
        <w:t>-- Any student or faculty approved to work on any part of the vehicle or its systems shall be trained and sign off on this SOP</w:t>
      </w:r>
      <w:r w:rsidR="00480B6A">
        <w:t xml:space="preserve"> for the Yamaha</w:t>
      </w:r>
      <w:r>
        <w:t xml:space="preserve">. </w:t>
      </w:r>
    </w:p>
    <w:p w14:paraId="764D0E3C" w14:textId="3EEDA38D" w:rsidR="00D202B3" w:rsidRDefault="2B352172" w:rsidP="00C356DC">
      <w:r>
        <w:t xml:space="preserve">Appendix C -- </w:t>
      </w:r>
      <w:r w:rsidR="00D202B3">
        <w:t>All work performed on the vehicle shall be documented in a system of record. All entries and exits of the vehicle shall be similarly documented</w:t>
      </w:r>
      <w:r w:rsidR="00480B6A">
        <w:t xml:space="preserve"> for the Yamaha</w:t>
      </w:r>
      <w:r w:rsidR="00D202B3">
        <w:t>.</w:t>
      </w:r>
    </w:p>
    <w:p w14:paraId="49277965" w14:textId="4A02AA8F" w:rsidR="00480B6A" w:rsidRPr="00467524" w:rsidRDefault="00480B6A" w:rsidP="00480B6A">
      <w:r w:rsidRPr="00467524">
        <w:t>Appendix D -- electrical components inventory for the Lincoln.</w:t>
      </w:r>
    </w:p>
    <w:p w14:paraId="0A68F7D4" w14:textId="15CF1E02" w:rsidR="00480B6A" w:rsidRPr="00467524" w:rsidRDefault="00480B6A" w:rsidP="00480B6A">
      <w:r w:rsidRPr="00467524">
        <w:lastRenderedPageBreak/>
        <w:t xml:space="preserve">Appendix E -- Any student or faculty approved to work on any part of the vehicle or its systems shall be trained and sign off on this SOP for the Lincoln. </w:t>
      </w:r>
    </w:p>
    <w:p w14:paraId="77F83536" w14:textId="630429A8" w:rsidR="00480B6A" w:rsidRDefault="00480B6A" w:rsidP="00480B6A">
      <w:r w:rsidRPr="00467524">
        <w:t>Appendix F -- All work performed on the vehicle shall be documented in a system of record. All entries and exits of the vehicle shall be similarly documented for the Lincoln.</w:t>
      </w:r>
    </w:p>
    <w:p w14:paraId="15476F08" w14:textId="77777777" w:rsidR="00FC151D" w:rsidRDefault="00FC151D" w:rsidP="718F4494">
      <w:pPr>
        <w:jc w:val="center"/>
        <w:rPr>
          <w:b/>
          <w:bCs/>
        </w:rPr>
      </w:pPr>
    </w:p>
    <w:p w14:paraId="5F202830" w14:textId="1883D9CE" w:rsidR="555D8712" w:rsidRDefault="555D8712" w:rsidP="718F4494">
      <w:pPr>
        <w:jc w:val="center"/>
        <w:rPr>
          <w:b/>
          <w:bCs/>
        </w:rPr>
      </w:pPr>
      <w:r w:rsidRPr="718F4494">
        <w:rPr>
          <w:b/>
          <w:bCs/>
        </w:rPr>
        <w:t>Appendix A</w:t>
      </w:r>
      <w:r w:rsidR="1CA9D766" w:rsidRPr="718F4494">
        <w:rPr>
          <w:b/>
          <w:bCs/>
        </w:rPr>
        <w:t xml:space="preserve"> – Component List</w:t>
      </w:r>
    </w:p>
    <w:p w14:paraId="54EB6CC3" w14:textId="1515CDD7" w:rsidR="1CA9D766" w:rsidRDefault="1CA9D766" w:rsidP="718F4494">
      <w:pPr>
        <w:pStyle w:val="Heading1"/>
        <w:keepNext w:val="0"/>
        <w:keepLines w:val="0"/>
        <w:spacing w:before="206" w:after="322"/>
        <w:rPr>
          <w:rFonts w:asciiTheme="minorHAnsi" w:eastAsiaTheme="minorEastAsia" w:hAnsiTheme="minorHAnsi" w:cstheme="minorBidi"/>
          <w:sz w:val="22"/>
          <w:szCs w:val="22"/>
        </w:rPr>
      </w:pPr>
      <w:r w:rsidRPr="718F4494">
        <w:rPr>
          <w:rFonts w:asciiTheme="minorHAnsi" w:eastAsiaTheme="minorEastAsia" w:hAnsiTheme="minorHAnsi" w:cstheme="minorBidi"/>
          <w:b/>
          <w:bCs/>
          <w:sz w:val="22"/>
          <w:szCs w:val="22"/>
        </w:rPr>
        <w:t>Component List</w:t>
      </w:r>
      <w:r w:rsidRPr="718F4494">
        <w:rPr>
          <w:rFonts w:asciiTheme="minorHAnsi" w:eastAsiaTheme="minorEastAsia" w:hAnsiTheme="minorHAnsi" w:cstheme="minorBidi"/>
          <w:sz w:val="22"/>
          <w:szCs w:val="22"/>
        </w:rPr>
        <w:t xml:space="preserve"> </w:t>
      </w:r>
    </w:p>
    <w:p w14:paraId="696E6917" w14:textId="081B70E8" w:rsidR="1CA9D766" w:rsidRDefault="1CA9D766" w:rsidP="718F4494">
      <w:pPr>
        <w:pStyle w:val="Heading1"/>
        <w:keepNext w:val="0"/>
        <w:keepLines w:val="0"/>
        <w:spacing w:before="0" w:after="322"/>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Battery</w:t>
      </w:r>
    </w:p>
    <w:p w14:paraId="03A78AC4" w14:textId="4B820ADA" w:rsidR="1CA9D766" w:rsidRDefault="1CA9D766" w:rsidP="718F4494">
      <w:pPr>
        <w:spacing w:before="23" w:after="0"/>
        <w:rPr>
          <w:rFonts w:eastAsiaTheme="minorEastAsia"/>
          <w:b/>
          <w:bCs/>
        </w:rPr>
      </w:pPr>
      <w:r w:rsidRPr="718F4494">
        <w:rPr>
          <w:rFonts w:eastAsiaTheme="minorEastAsia"/>
          <w:b/>
          <w:bCs/>
        </w:rPr>
        <w:t xml:space="preserve"> </w:t>
      </w:r>
    </w:p>
    <w:p w14:paraId="50648688" w14:textId="5005B3BA" w:rsidR="1CA9D766" w:rsidRDefault="1CA9D766" w:rsidP="718F4494">
      <w:pPr>
        <w:spacing w:before="1" w:after="0" w:line="350" w:lineRule="auto"/>
        <w:ind w:right="4931"/>
        <w:rPr>
          <w:rFonts w:eastAsiaTheme="minorEastAsia"/>
        </w:rPr>
      </w:pPr>
      <w:r w:rsidRPr="718F4494">
        <w:rPr>
          <w:rFonts w:eastAsiaTheme="minorEastAsia"/>
        </w:rPr>
        <w:t>Model → Lossigy LiFePO4 Lithium Battery Voltage → 48V</w:t>
      </w:r>
    </w:p>
    <w:p w14:paraId="035DAE3F" w14:textId="039D8B8A" w:rsidR="1CA9D766" w:rsidRDefault="1CA9D766" w:rsidP="718F4494">
      <w:pPr>
        <w:spacing w:before="240" w:after="240"/>
        <w:rPr>
          <w:rFonts w:eastAsiaTheme="minorEastAsia"/>
        </w:rPr>
      </w:pPr>
      <w:r w:rsidRPr="718F4494">
        <w:rPr>
          <w:rFonts w:eastAsiaTheme="minorEastAsia"/>
        </w:rPr>
        <w:t>Current → 100A</w:t>
      </w:r>
    </w:p>
    <w:p w14:paraId="65540B25" w14:textId="3ABFBCD8" w:rsidR="1CA9D766" w:rsidRDefault="1CA9D766" w:rsidP="718F4494">
      <w:pPr>
        <w:spacing w:before="240" w:after="240"/>
        <w:rPr>
          <w:rFonts w:eastAsiaTheme="minorEastAsia"/>
        </w:rPr>
      </w:pPr>
      <w:r w:rsidRPr="718F4494">
        <w:rPr>
          <w:rFonts w:eastAsiaTheme="minorEastAsia"/>
        </w:rPr>
        <w:t>Power → 5120Wh</w:t>
      </w:r>
    </w:p>
    <w:p w14:paraId="7E4D1F28" w14:textId="0F7EF791" w:rsidR="1CA9D766" w:rsidRDefault="1CA9D766" w:rsidP="718F4494">
      <w:pPr>
        <w:spacing w:before="20" w:after="0"/>
        <w:rPr>
          <w:rFonts w:eastAsiaTheme="minorEastAsia"/>
        </w:rPr>
      </w:pPr>
      <w:r w:rsidRPr="718F4494">
        <w:rPr>
          <w:rFonts w:eastAsiaTheme="minorEastAsia"/>
        </w:rPr>
        <w:t xml:space="preserve"> </w:t>
      </w:r>
    </w:p>
    <w:p w14:paraId="4611825B" w14:textId="6F2D9E1B" w:rsidR="1CA9D766" w:rsidRDefault="1CA9D766" w:rsidP="718F4494">
      <w:pPr>
        <w:pStyle w:val="Heading1"/>
        <w:keepNext w:val="0"/>
        <w:keepLines w:val="0"/>
        <w:spacing w:before="1" w:after="322"/>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Kairos Autonomy Sub-System</w:t>
      </w:r>
    </w:p>
    <w:p w14:paraId="0079392A" w14:textId="0FC9EF6F" w:rsidR="1CA9D766" w:rsidRDefault="1CA9D766" w:rsidP="718F4494">
      <w:pPr>
        <w:pStyle w:val="Heading2"/>
        <w:keepNext w:val="0"/>
        <w:keepLines w:val="0"/>
        <w:spacing w:before="258"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Kairos System</w:t>
      </w:r>
    </w:p>
    <w:p w14:paraId="5F5E56F7" w14:textId="4B7C38F7" w:rsidR="1CA9D766" w:rsidRDefault="1CA9D766" w:rsidP="718F4494">
      <w:pPr>
        <w:spacing w:before="18" w:after="0"/>
        <w:rPr>
          <w:rFonts w:eastAsiaTheme="minorEastAsia"/>
          <w:b/>
          <w:bCs/>
        </w:rPr>
      </w:pPr>
      <w:r w:rsidRPr="718F4494">
        <w:rPr>
          <w:rFonts w:eastAsiaTheme="minorEastAsia"/>
          <w:b/>
          <w:bCs/>
        </w:rPr>
        <w:t xml:space="preserve"> </w:t>
      </w:r>
    </w:p>
    <w:p w14:paraId="04407964" w14:textId="6F9713B1" w:rsidR="1CA9D766" w:rsidRDefault="1CA9D766" w:rsidP="718F4494">
      <w:pPr>
        <w:spacing w:before="1" w:after="0" w:line="336" w:lineRule="auto"/>
        <w:ind w:right="5825"/>
        <w:rPr>
          <w:rFonts w:eastAsiaTheme="minorEastAsia"/>
        </w:rPr>
      </w:pPr>
      <w:r w:rsidRPr="718F4494">
        <w:rPr>
          <w:rFonts w:eastAsiaTheme="minorEastAsia"/>
        </w:rPr>
        <w:t>Model → Pronto4 Series 4 (P4S4) Voltage → 12V</w:t>
      </w:r>
    </w:p>
    <w:p w14:paraId="6A6DCC83" w14:textId="6FD1BADE" w:rsidR="1CA9D766" w:rsidRDefault="1CA9D766" w:rsidP="718F4494">
      <w:pPr>
        <w:spacing w:before="17" w:after="240"/>
        <w:rPr>
          <w:rFonts w:eastAsiaTheme="minorEastAsia"/>
        </w:rPr>
      </w:pPr>
      <w:r w:rsidRPr="718F4494">
        <w:rPr>
          <w:rFonts w:eastAsiaTheme="minorEastAsia"/>
        </w:rPr>
        <w:t>Current → 5A</w:t>
      </w:r>
    </w:p>
    <w:p w14:paraId="29E13B02" w14:textId="03387E63" w:rsidR="1CA9D766" w:rsidRDefault="1CA9D766" w:rsidP="718F4494">
      <w:pPr>
        <w:pStyle w:val="ListParagraph"/>
        <w:numPr>
          <w:ilvl w:val="0"/>
          <w:numId w:val="8"/>
        </w:numPr>
        <w:spacing w:before="99" w:after="0" w:line="336" w:lineRule="auto"/>
        <w:ind w:right="4550"/>
        <w:rPr>
          <w:rFonts w:eastAsiaTheme="minorEastAsia"/>
        </w:rPr>
      </w:pPr>
      <w:r w:rsidRPr="718F4494">
        <w:rPr>
          <w:rFonts w:eastAsiaTheme="minorEastAsia"/>
        </w:rPr>
        <w:t xml:space="preserve">5A when not driving, or running actuators  </w:t>
      </w:r>
    </w:p>
    <w:p w14:paraId="22C58C84" w14:textId="05D9C772" w:rsidR="1CA9D766" w:rsidRDefault="1CA9D766" w:rsidP="718F4494">
      <w:pPr>
        <w:pStyle w:val="ListParagraph"/>
        <w:numPr>
          <w:ilvl w:val="0"/>
          <w:numId w:val="8"/>
        </w:numPr>
        <w:spacing w:before="99" w:after="0" w:line="336" w:lineRule="auto"/>
        <w:ind w:right="4550"/>
        <w:rPr>
          <w:rFonts w:eastAsiaTheme="minorEastAsia"/>
        </w:rPr>
      </w:pPr>
      <w:r w:rsidRPr="718F4494">
        <w:rPr>
          <w:rFonts w:eastAsiaTheme="minorEastAsia"/>
        </w:rPr>
        <w:t>20A running Actuators without engine</w:t>
      </w:r>
    </w:p>
    <w:p w14:paraId="55F26B3F" w14:textId="5CD22916" w:rsidR="5B5312A6" w:rsidRDefault="5B5312A6" w:rsidP="718F4494">
      <w:pPr>
        <w:pStyle w:val="ListParagraph"/>
        <w:numPr>
          <w:ilvl w:val="0"/>
          <w:numId w:val="8"/>
        </w:numPr>
        <w:spacing w:before="99" w:after="0" w:line="336" w:lineRule="auto"/>
        <w:ind w:right="4550"/>
        <w:rPr>
          <w:rFonts w:eastAsiaTheme="minorEastAsia"/>
        </w:rPr>
      </w:pPr>
      <w:r w:rsidRPr="718F4494">
        <w:rPr>
          <w:rFonts w:eastAsiaTheme="minorEastAsia"/>
        </w:rPr>
        <w:t>10A running actuators and engine</w:t>
      </w:r>
    </w:p>
    <w:p w14:paraId="0DD7AE91" w14:textId="40688704" w:rsidR="1CA9D766" w:rsidRDefault="1CA9D766" w:rsidP="718F4494">
      <w:pPr>
        <w:spacing w:before="18" w:after="0" w:line="350" w:lineRule="auto"/>
        <w:ind w:left="400" w:right="5323" w:firstLine="540"/>
        <w:rPr>
          <w:rFonts w:eastAsiaTheme="minorEastAsia"/>
        </w:rPr>
      </w:pPr>
      <w:r w:rsidRPr="718F4494">
        <w:rPr>
          <w:rFonts w:eastAsiaTheme="minorEastAsia"/>
        </w:rPr>
        <w:t xml:space="preserve">  Power → 240W</w:t>
      </w:r>
    </w:p>
    <w:p w14:paraId="597C080C" w14:textId="523D35A7" w:rsidR="1CA9D766" w:rsidRDefault="1CA9D766" w:rsidP="718F4494">
      <w:pPr>
        <w:pStyle w:val="Heading1"/>
        <w:keepNext w:val="0"/>
        <w:keepLines w:val="0"/>
        <w:spacing w:before="322" w:after="322"/>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Hyper Spectral Camera Sub-System</w:t>
      </w:r>
    </w:p>
    <w:p w14:paraId="6E77DC19" w14:textId="207389C1" w:rsidR="1CA9D766" w:rsidRDefault="1CA9D766" w:rsidP="718F4494">
      <w:pPr>
        <w:pStyle w:val="Heading2"/>
        <w:keepNext w:val="0"/>
        <w:keepLines w:val="0"/>
        <w:spacing w:before="258"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Allied Vision Alvium RGB Camera</w:t>
      </w:r>
    </w:p>
    <w:p w14:paraId="55A8E130" w14:textId="6BF744CE" w:rsidR="1CA9D766" w:rsidRDefault="1CA9D766" w:rsidP="718F4494">
      <w:pPr>
        <w:spacing w:before="240" w:after="240" w:line="336" w:lineRule="auto"/>
        <w:ind w:right="6399"/>
        <w:rPr>
          <w:rFonts w:eastAsiaTheme="minorEastAsia"/>
        </w:rPr>
      </w:pPr>
      <w:r w:rsidRPr="718F4494">
        <w:rPr>
          <w:rFonts w:eastAsiaTheme="minorEastAsia"/>
        </w:rPr>
        <w:lastRenderedPageBreak/>
        <w:t xml:space="preserve"> Model → Alvium 1800 U-507  Voltage → 5V</w:t>
      </w:r>
    </w:p>
    <w:p w14:paraId="6BF36D58" w14:textId="59007BA9" w:rsidR="2D16742F" w:rsidRDefault="2D16742F" w:rsidP="718F4494">
      <w:pPr>
        <w:spacing w:before="240" w:after="240" w:line="336" w:lineRule="auto"/>
        <w:ind w:right="6399"/>
        <w:rPr>
          <w:rFonts w:eastAsiaTheme="minorEastAsia"/>
        </w:rPr>
      </w:pPr>
      <w:r w:rsidRPr="718F4494">
        <w:rPr>
          <w:rFonts w:eastAsiaTheme="minorEastAsia"/>
        </w:rPr>
        <w:t>Current → 0.4A</w:t>
      </w:r>
    </w:p>
    <w:p w14:paraId="63AE5777" w14:textId="511D65B5" w:rsidR="2D16742F" w:rsidRDefault="2D16742F" w:rsidP="718F4494">
      <w:pPr>
        <w:spacing w:before="240" w:after="240" w:line="336" w:lineRule="auto"/>
        <w:ind w:right="6399"/>
        <w:rPr>
          <w:rFonts w:eastAsiaTheme="minorEastAsia"/>
        </w:rPr>
      </w:pPr>
      <w:r w:rsidRPr="718F4494">
        <w:rPr>
          <w:rFonts w:eastAsiaTheme="minorEastAsia"/>
        </w:rPr>
        <w:t>Power → 2.0W</w:t>
      </w:r>
    </w:p>
    <w:p w14:paraId="57863068" w14:textId="412F5897" w:rsidR="1CA9D766" w:rsidRDefault="1CA9D766" w:rsidP="718F4494">
      <w:pPr>
        <w:pStyle w:val="Heading2"/>
        <w:keepNext w:val="0"/>
        <w:keepLines w:val="0"/>
        <w:spacing w:before="186"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 xml:space="preserve">Short Wave Infrared (SWIR) HSI </w:t>
      </w:r>
    </w:p>
    <w:p w14:paraId="21B76EA3" w14:textId="43A21718" w:rsidR="1CA9D766" w:rsidRDefault="1CA9D766" w:rsidP="718F4494">
      <w:pPr>
        <w:spacing w:before="240" w:after="240" w:line="350" w:lineRule="auto"/>
        <w:ind w:right="4749"/>
        <w:rPr>
          <w:rFonts w:eastAsiaTheme="minorEastAsia"/>
        </w:rPr>
      </w:pPr>
      <w:r w:rsidRPr="718F4494">
        <w:rPr>
          <w:rFonts w:eastAsiaTheme="minorEastAsia"/>
        </w:rPr>
        <w:t xml:space="preserve"> Model → Imec SNAPSHOT SWIR 16 Bands  Voltage → 6V</w:t>
      </w:r>
    </w:p>
    <w:p w14:paraId="0B8746BE" w14:textId="446346DC" w:rsidR="1CA9D766" w:rsidRDefault="1CA9D766" w:rsidP="718F4494">
      <w:pPr>
        <w:spacing w:before="240" w:after="240"/>
        <w:rPr>
          <w:rFonts w:eastAsiaTheme="minorEastAsia"/>
        </w:rPr>
      </w:pPr>
      <w:r w:rsidRPr="718F4494">
        <w:rPr>
          <w:rFonts w:eastAsiaTheme="minorEastAsia"/>
        </w:rPr>
        <w:t xml:space="preserve"> Current → 3A</w:t>
      </w:r>
    </w:p>
    <w:p w14:paraId="1DE3905C" w14:textId="3968434E" w:rsidR="1CA9D766" w:rsidRDefault="1CA9D766" w:rsidP="718F4494">
      <w:pPr>
        <w:spacing w:before="114" w:after="240"/>
        <w:rPr>
          <w:rFonts w:eastAsiaTheme="minorEastAsia"/>
        </w:rPr>
      </w:pPr>
      <w:r w:rsidRPr="718F4494">
        <w:rPr>
          <w:rFonts w:eastAsiaTheme="minorEastAsia"/>
        </w:rPr>
        <w:t xml:space="preserve"> Power → 18W</w:t>
      </w:r>
    </w:p>
    <w:p w14:paraId="421C0A5C" w14:textId="439F8EE0" w:rsidR="1CA9D766" w:rsidRDefault="1CA9D766" w:rsidP="718F4494">
      <w:pPr>
        <w:spacing w:before="38" w:after="0"/>
        <w:rPr>
          <w:rFonts w:eastAsiaTheme="minorEastAsia"/>
        </w:rPr>
      </w:pPr>
      <w:r w:rsidRPr="718F4494">
        <w:rPr>
          <w:rFonts w:eastAsiaTheme="minorEastAsia"/>
        </w:rPr>
        <w:t xml:space="preserve"> </w:t>
      </w:r>
    </w:p>
    <w:p w14:paraId="088EEDAF" w14:textId="69D0158E" w:rsidR="1CA9D766" w:rsidRDefault="1CA9D766" w:rsidP="718F4494">
      <w:pPr>
        <w:pStyle w:val="Heading2"/>
        <w:keepNext w:val="0"/>
        <w:keepLines w:val="0"/>
        <w:spacing w:before="299"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Visible Near Infrared (VNIR) HSI</w:t>
      </w:r>
    </w:p>
    <w:p w14:paraId="552E03C4" w14:textId="7F8FF500" w:rsidR="1CA9D766" w:rsidRDefault="1CA9D766" w:rsidP="718F4494">
      <w:pPr>
        <w:spacing w:before="4" w:after="0"/>
        <w:rPr>
          <w:rFonts w:eastAsiaTheme="minorEastAsia"/>
        </w:rPr>
      </w:pPr>
      <w:r w:rsidRPr="718F4494">
        <w:rPr>
          <w:rFonts w:eastAsiaTheme="minorEastAsia"/>
          <w:b/>
          <w:bCs/>
        </w:rPr>
        <w:t xml:space="preserve"> </w:t>
      </w:r>
      <w:r w:rsidRPr="718F4494">
        <w:rPr>
          <w:rFonts w:eastAsiaTheme="minorEastAsia"/>
        </w:rPr>
        <w:t>Model → Ximea Snapshot VIS</w:t>
      </w:r>
    </w:p>
    <w:p w14:paraId="2E471E89" w14:textId="365C2951" w:rsidR="1CA9D766" w:rsidRDefault="1CA9D766" w:rsidP="718F4494">
      <w:pPr>
        <w:spacing w:before="65" w:after="240"/>
        <w:rPr>
          <w:rFonts w:eastAsiaTheme="minorEastAsia"/>
        </w:rPr>
      </w:pPr>
      <w:r w:rsidRPr="718F4494">
        <w:rPr>
          <w:rFonts w:eastAsiaTheme="minorEastAsia"/>
        </w:rPr>
        <w:t xml:space="preserve"> Voltage → 5V</w:t>
      </w:r>
    </w:p>
    <w:p w14:paraId="2E21FA94" w14:textId="62945AFE" w:rsidR="7DCF5F2D" w:rsidRDefault="7DCF5F2D" w:rsidP="718F4494">
      <w:pPr>
        <w:spacing w:before="65" w:after="240"/>
        <w:rPr>
          <w:rFonts w:eastAsiaTheme="minorEastAsia"/>
        </w:rPr>
      </w:pPr>
      <w:r w:rsidRPr="718F4494">
        <w:rPr>
          <w:rFonts w:eastAsiaTheme="minorEastAsia"/>
        </w:rPr>
        <w:t>Current → 0.36A</w:t>
      </w:r>
    </w:p>
    <w:p w14:paraId="5E03F848" w14:textId="54DFED05" w:rsidR="7DCF5F2D" w:rsidRDefault="7DCF5F2D" w:rsidP="718F4494">
      <w:pPr>
        <w:spacing w:before="65" w:after="240"/>
        <w:rPr>
          <w:rFonts w:eastAsiaTheme="minorEastAsia"/>
        </w:rPr>
      </w:pPr>
      <w:r w:rsidRPr="718F4494">
        <w:rPr>
          <w:rFonts w:eastAsiaTheme="minorEastAsia"/>
        </w:rPr>
        <w:t>Power → 1.8W</w:t>
      </w:r>
    </w:p>
    <w:p w14:paraId="17D5FF94" w14:textId="7F54B564" w:rsidR="1CA9D766" w:rsidRDefault="1CA9D766" w:rsidP="718F4494">
      <w:pPr>
        <w:pStyle w:val="Heading2"/>
        <w:keepNext w:val="0"/>
        <w:keepLines w:val="0"/>
        <w:spacing w:before="187"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Ouster OS1-</w:t>
      </w:r>
      <w:del w:id="27" w:author="James Tukpah" w:date="2026-05-04T21:24:00Z" w16du:dateUtc="2026-05-05T01:24:00Z">
        <w:r w:rsidRPr="718F4494" w:rsidDel="000A0C0F">
          <w:rPr>
            <w:rFonts w:asciiTheme="minorHAnsi" w:eastAsiaTheme="minorEastAsia" w:hAnsiTheme="minorHAnsi" w:cstheme="minorBidi"/>
            <w:b/>
            <w:bCs/>
            <w:sz w:val="22"/>
            <w:szCs w:val="22"/>
          </w:rPr>
          <w:delText>1</w:delText>
        </w:r>
      </w:del>
      <w:ins w:id="28" w:author="James Tukpah" w:date="2026-05-04T21:24:00Z" w16du:dateUtc="2026-05-05T01:24:00Z">
        <w:r w:rsidR="000A0C0F">
          <w:rPr>
            <w:rFonts w:asciiTheme="minorHAnsi" w:eastAsiaTheme="minorEastAsia" w:hAnsiTheme="minorHAnsi" w:cstheme="minorBidi"/>
            <w:b/>
            <w:bCs/>
            <w:sz w:val="22"/>
            <w:szCs w:val="22"/>
          </w:rPr>
          <w:t>64</w:t>
        </w:r>
      </w:ins>
      <w:del w:id="29" w:author="James Tukpah" w:date="2026-05-04T21:24:00Z" w16du:dateUtc="2026-05-05T01:24:00Z">
        <w:r w:rsidRPr="718F4494" w:rsidDel="000A0C0F">
          <w:rPr>
            <w:rFonts w:asciiTheme="minorHAnsi" w:eastAsiaTheme="minorEastAsia" w:hAnsiTheme="minorHAnsi" w:cstheme="minorBidi"/>
            <w:b/>
            <w:bCs/>
            <w:sz w:val="22"/>
            <w:szCs w:val="22"/>
          </w:rPr>
          <w:delText>28</w:delText>
        </w:r>
      </w:del>
      <w:r w:rsidRPr="718F4494">
        <w:rPr>
          <w:rFonts w:asciiTheme="minorHAnsi" w:eastAsiaTheme="minorEastAsia" w:hAnsiTheme="minorHAnsi" w:cstheme="minorBidi"/>
          <w:b/>
          <w:bCs/>
          <w:sz w:val="22"/>
          <w:szCs w:val="22"/>
        </w:rPr>
        <w:t xml:space="preserve"> Lidar</w:t>
      </w:r>
    </w:p>
    <w:p w14:paraId="296A1AA1" w14:textId="0A186FEB" w:rsidR="1CA9D766" w:rsidRDefault="1CA9D766" w:rsidP="718F4494">
      <w:pPr>
        <w:spacing w:before="18" w:after="0"/>
        <w:rPr>
          <w:rFonts w:eastAsiaTheme="minorEastAsia"/>
        </w:rPr>
      </w:pPr>
      <w:r w:rsidRPr="718F4494">
        <w:rPr>
          <w:rFonts w:eastAsiaTheme="minorEastAsia"/>
        </w:rPr>
        <w:t>Model: OS1-</w:t>
      </w:r>
      <w:ins w:id="30" w:author="James Tukpah" w:date="2026-05-04T21:24:00Z" w16du:dateUtc="2026-05-05T01:24:00Z">
        <w:r w:rsidR="000A0C0F">
          <w:rPr>
            <w:rFonts w:eastAsiaTheme="minorEastAsia"/>
          </w:rPr>
          <w:t>6</w:t>
        </w:r>
      </w:ins>
      <w:ins w:id="31" w:author="James Tukpah" w:date="2026-05-04T21:25:00Z" w16du:dateUtc="2026-05-05T01:25:00Z">
        <w:r w:rsidR="000A0C0F">
          <w:rPr>
            <w:rFonts w:eastAsiaTheme="minorEastAsia"/>
          </w:rPr>
          <w:t>4</w:t>
        </w:r>
      </w:ins>
      <w:del w:id="32" w:author="James Tukpah" w:date="2026-05-04T21:24:00Z" w16du:dateUtc="2026-05-05T01:24:00Z">
        <w:r w:rsidRPr="718F4494" w:rsidDel="000A0C0F">
          <w:rPr>
            <w:rFonts w:eastAsiaTheme="minorEastAsia"/>
          </w:rPr>
          <w:delText>128</w:delText>
        </w:r>
      </w:del>
      <w:r w:rsidRPr="718F4494">
        <w:rPr>
          <w:rFonts w:eastAsiaTheme="minorEastAsia"/>
        </w:rPr>
        <w:t xml:space="preserve">  </w:t>
      </w:r>
    </w:p>
    <w:p w14:paraId="66180B6F" w14:textId="07BEE369" w:rsidR="1CA9D766" w:rsidRDefault="1CA9D766" w:rsidP="718F4494">
      <w:pPr>
        <w:spacing w:before="18" w:after="0"/>
        <w:rPr>
          <w:rFonts w:eastAsiaTheme="minorEastAsia"/>
        </w:rPr>
      </w:pPr>
      <w:r w:rsidRPr="718F4494">
        <w:rPr>
          <w:rFonts w:eastAsiaTheme="minorEastAsia"/>
        </w:rPr>
        <w:t>Voltage → 24V</w:t>
      </w:r>
    </w:p>
    <w:p w14:paraId="7BC11012" w14:textId="6506802B" w:rsidR="1CA9D766" w:rsidRDefault="1CA9D766" w:rsidP="718F4494">
      <w:pPr>
        <w:spacing w:before="17" w:after="240"/>
        <w:rPr>
          <w:rFonts w:eastAsiaTheme="minorEastAsia"/>
        </w:rPr>
      </w:pPr>
      <w:r w:rsidRPr="718F4494">
        <w:rPr>
          <w:rFonts w:eastAsiaTheme="minorEastAsia"/>
        </w:rPr>
        <w:t>Current → 0.66667A</w:t>
      </w:r>
    </w:p>
    <w:p w14:paraId="2E4CCCA8" w14:textId="52BA1156" w:rsidR="1CA9D766" w:rsidRDefault="1CA9D766" w:rsidP="718F4494">
      <w:pPr>
        <w:spacing w:before="17" w:after="240"/>
        <w:rPr>
          <w:rFonts w:eastAsiaTheme="minorEastAsia"/>
        </w:rPr>
      </w:pPr>
      <w:r w:rsidRPr="718F4494">
        <w:rPr>
          <w:rFonts w:eastAsiaTheme="minorEastAsia"/>
        </w:rPr>
        <w:t xml:space="preserve">Power → 16W (Nominal) </w:t>
      </w:r>
    </w:p>
    <w:p w14:paraId="10EB6F18" w14:textId="50C47C81" w:rsidR="1CA9D766" w:rsidRDefault="1CA9D766" w:rsidP="718F4494">
      <w:pPr>
        <w:pStyle w:val="Heading2"/>
        <w:keepNext w:val="0"/>
        <w:keepLines w:val="0"/>
        <w:spacing w:before="299"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VNIR Spectrometer</w:t>
      </w:r>
    </w:p>
    <w:p w14:paraId="2AEBEC0C" w14:textId="3A2B579E" w:rsidR="1CA9D766" w:rsidRDefault="1CA9D766" w:rsidP="718F4494">
      <w:pPr>
        <w:spacing w:before="1" w:after="0" w:line="350" w:lineRule="auto"/>
        <w:ind w:right="7040"/>
        <w:rPr>
          <w:rFonts w:eastAsiaTheme="minorEastAsia"/>
        </w:rPr>
      </w:pPr>
      <w:r w:rsidRPr="718F4494">
        <w:rPr>
          <w:rFonts w:eastAsiaTheme="minorEastAsia"/>
        </w:rPr>
        <w:t>Model → Pebble VNIR Voltage → 6V</w:t>
      </w:r>
    </w:p>
    <w:p w14:paraId="7C2206CE" w14:textId="57F1698C" w:rsidR="1CA9D766" w:rsidRDefault="1CA9D766" w:rsidP="718F4494">
      <w:pPr>
        <w:spacing w:before="1" w:after="0" w:line="350" w:lineRule="auto"/>
        <w:ind w:right="7040"/>
        <w:rPr>
          <w:rFonts w:eastAsiaTheme="minorEastAsia"/>
        </w:rPr>
      </w:pPr>
      <w:r w:rsidRPr="718F4494">
        <w:rPr>
          <w:rFonts w:eastAsiaTheme="minorEastAsia"/>
        </w:rPr>
        <w:t>Current → 0.1333A</w:t>
      </w:r>
    </w:p>
    <w:p w14:paraId="0B02772B" w14:textId="6DFBB425" w:rsidR="1CA9D766" w:rsidRDefault="1CA9D766" w:rsidP="718F4494">
      <w:pPr>
        <w:spacing w:before="1" w:after="0" w:line="350" w:lineRule="auto"/>
        <w:ind w:right="7040"/>
        <w:rPr>
          <w:rFonts w:eastAsiaTheme="minorEastAsia"/>
        </w:rPr>
      </w:pPr>
      <w:r w:rsidRPr="718F4494">
        <w:rPr>
          <w:rFonts w:eastAsiaTheme="minorEastAsia"/>
        </w:rPr>
        <w:t>Power → 0.8W</w:t>
      </w:r>
    </w:p>
    <w:p w14:paraId="5EE4D99F" w14:textId="22008A42" w:rsidR="1CA9D766" w:rsidRDefault="1CA9D766" w:rsidP="718F4494">
      <w:pPr>
        <w:spacing w:before="37" w:after="0"/>
        <w:rPr>
          <w:rFonts w:eastAsiaTheme="minorEastAsia"/>
        </w:rPr>
      </w:pPr>
      <w:r w:rsidRPr="718F4494">
        <w:rPr>
          <w:rFonts w:eastAsiaTheme="minorEastAsia"/>
        </w:rPr>
        <w:t xml:space="preserve"> </w:t>
      </w:r>
    </w:p>
    <w:p w14:paraId="7F236F77" w14:textId="1FE8C226" w:rsidR="1CA9D766" w:rsidRDefault="1CA9D766" w:rsidP="718F4494">
      <w:pPr>
        <w:pStyle w:val="Heading2"/>
        <w:keepNext w:val="0"/>
        <w:keepLines w:val="0"/>
        <w:spacing w:before="299"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lastRenderedPageBreak/>
        <w:t>NIR Spectrometer</w:t>
      </w:r>
    </w:p>
    <w:p w14:paraId="4BE9B79B" w14:textId="473E18CF" w:rsidR="1CA9D766" w:rsidRDefault="1CA9D766" w:rsidP="718F4494">
      <w:pPr>
        <w:spacing w:before="240" w:after="240" w:line="336" w:lineRule="auto"/>
        <w:ind w:right="7200"/>
        <w:rPr>
          <w:rFonts w:eastAsiaTheme="minorEastAsia"/>
        </w:rPr>
      </w:pPr>
      <w:r w:rsidRPr="718F4494">
        <w:rPr>
          <w:rFonts w:eastAsiaTheme="minorEastAsia"/>
        </w:rPr>
        <w:t xml:space="preserve"> Model → Pebble NIR  Voltage → 6V</w:t>
      </w:r>
    </w:p>
    <w:p w14:paraId="1C31FCEE" w14:textId="6D1D73FB" w:rsidR="1CA9D766" w:rsidRDefault="1CA9D766" w:rsidP="718F4494">
      <w:pPr>
        <w:spacing w:before="240" w:after="240" w:line="336" w:lineRule="auto"/>
        <w:ind w:right="7200"/>
        <w:rPr>
          <w:rFonts w:eastAsiaTheme="minorEastAsia"/>
        </w:rPr>
      </w:pPr>
      <w:r w:rsidRPr="718F4494">
        <w:rPr>
          <w:rFonts w:eastAsiaTheme="minorEastAsia"/>
        </w:rPr>
        <w:t>Current → 0.1333A Power → 0.8W</w:t>
      </w:r>
    </w:p>
    <w:p w14:paraId="48646CAE" w14:textId="008BC298" w:rsidR="1CA9D766" w:rsidRDefault="1CA9D766" w:rsidP="718F4494">
      <w:pPr>
        <w:pStyle w:val="Heading2"/>
        <w:keepNext w:val="0"/>
        <w:keepLines w:val="0"/>
        <w:spacing w:before="168"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 xml:space="preserve">NUC Computer </w:t>
      </w:r>
    </w:p>
    <w:p w14:paraId="4E7FD9BA" w14:textId="33361C82" w:rsidR="1CA9D766" w:rsidRDefault="1CA9D766" w:rsidP="718F4494">
      <w:pPr>
        <w:spacing w:before="240" w:after="240" w:line="336" w:lineRule="auto"/>
        <w:ind w:right="6969"/>
        <w:rPr>
          <w:rFonts w:eastAsiaTheme="minorEastAsia"/>
        </w:rPr>
      </w:pPr>
      <w:r w:rsidRPr="718F4494">
        <w:rPr>
          <w:rFonts w:eastAsiaTheme="minorEastAsia"/>
        </w:rPr>
        <w:t xml:space="preserve">Model → </w:t>
      </w:r>
      <w:del w:id="33" w:author="James Tukpah" w:date="2026-05-04T21:25:00Z" w16du:dateUtc="2026-05-05T01:25:00Z">
        <w:r w:rsidRPr="718F4494" w:rsidDel="000A0C0F">
          <w:rPr>
            <w:rFonts w:eastAsiaTheme="minorEastAsia"/>
          </w:rPr>
          <w:delText>NUC11PHBi7</w:delText>
        </w:r>
      </w:del>
      <w:r w:rsidRPr="718F4494">
        <w:rPr>
          <w:rFonts w:eastAsiaTheme="minorEastAsia"/>
        </w:rPr>
        <w:t xml:space="preserve"> Voltage → 19.5V</w:t>
      </w:r>
    </w:p>
    <w:p w14:paraId="23574033" w14:textId="3A17BF2C" w:rsidR="1CA9D766" w:rsidRDefault="1CA9D766" w:rsidP="718F4494">
      <w:pPr>
        <w:spacing w:before="17" w:after="0" w:line="336" w:lineRule="auto"/>
        <w:ind w:right="7663"/>
        <w:rPr>
          <w:rFonts w:eastAsiaTheme="minorEastAsia"/>
        </w:rPr>
      </w:pPr>
      <w:r w:rsidRPr="718F4494">
        <w:rPr>
          <w:rFonts w:eastAsiaTheme="minorEastAsia"/>
        </w:rPr>
        <w:t xml:space="preserve">Current → </w:t>
      </w:r>
      <w:ins w:id="34" w:author="James Tukpah" w:date="2026-05-04T21:30:00Z" w16du:dateUtc="2026-05-05T01:30:00Z">
        <w:r w:rsidR="00D94F6A">
          <w:rPr>
            <w:rFonts w:eastAsiaTheme="minorEastAsia"/>
          </w:rPr>
          <w:t>16.92A</w:t>
        </w:r>
      </w:ins>
      <w:del w:id="35" w:author="James Tukpah" w:date="2026-05-04T21:30:00Z" w16du:dateUtc="2026-05-05T01:30:00Z">
        <w:r w:rsidRPr="718F4494" w:rsidDel="00D94F6A">
          <w:rPr>
            <w:rFonts w:eastAsiaTheme="minorEastAsia"/>
          </w:rPr>
          <w:delText>11.7A</w:delText>
        </w:r>
      </w:del>
      <w:r w:rsidRPr="718F4494">
        <w:rPr>
          <w:rFonts w:eastAsiaTheme="minorEastAsia"/>
        </w:rPr>
        <w:t xml:space="preserve"> Power → </w:t>
      </w:r>
      <w:ins w:id="36" w:author="James Tukpah" w:date="2026-05-04T21:30:00Z" w16du:dateUtc="2026-05-05T01:30:00Z">
        <w:r w:rsidR="00D94F6A">
          <w:rPr>
            <w:rFonts w:eastAsiaTheme="minorEastAsia"/>
          </w:rPr>
          <w:t>3</w:t>
        </w:r>
      </w:ins>
      <w:del w:id="37" w:author="James Tukpah" w:date="2026-05-04T21:30:00Z" w16du:dateUtc="2026-05-05T01:30:00Z">
        <w:r w:rsidRPr="718F4494" w:rsidDel="00D94F6A">
          <w:rPr>
            <w:rFonts w:eastAsiaTheme="minorEastAsia"/>
          </w:rPr>
          <w:delText>2</w:delText>
        </w:r>
      </w:del>
      <w:r w:rsidRPr="718F4494">
        <w:rPr>
          <w:rFonts w:eastAsiaTheme="minorEastAsia"/>
        </w:rPr>
        <w:t>30 W</w:t>
      </w:r>
    </w:p>
    <w:p w14:paraId="47865484" w14:textId="7F71C795" w:rsidR="1CA9D766" w:rsidRDefault="1CA9D766" w:rsidP="718F4494">
      <w:pPr>
        <w:pStyle w:val="Heading2"/>
        <w:keepNext w:val="0"/>
        <w:keepLines w:val="0"/>
        <w:spacing w:before="187"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Thermal Fan (</w:t>
      </w:r>
      <w:ins w:id="38" w:author="James Tukpah" w:date="2026-05-04T22:00:00Z" w16du:dateUtc="2026-05-05T02:00:00Z">
        <w:r w:rsidR="00282E5B">
          <w:rPr>
            <w:rFonts w:asciiTheme="minorHAnsi" w:eastAsiaTheme="minorEastAsia" w:hAnsiTheme="minorHAnsi" w:cstheme="minorBidi"/>
            <w:b/>
            <w:bCs/>
            <w:sz w:val="22"/>
            <w:szCs w:val="22"/>
          </w:rPr>
          <w:t>Left Side Fan</w:t>
        </w:r>
      </w:ins>
      <w:del w:id="39" w:author="James Tukpah" w:date="2026-05-04T21:59:00Z" w16du:dateUtc="2026-05-05T01:59:00Z">
        <w:r w:rsidRPr="718F4494" w:rsidDel="00282E5B">
          <w:rPr>
            <w:rFonts w:asciiTheme="minorHAnsi" w:eastAsiaTheme="minorEastAsia" w:hAnsiTheme="minorHAnsi" w:cstheme="minorBidi"/>
            <w:b/>
            <w:bCs/>
            <w:sz w:val="22"/>
            <w:szCs w:val="22"/>
          </w:rPr>
          <w:delText>Front Fan</w:delText>
        </w:r>
      </w:del>
      <w:r w:rsidRPr="718F4494">
        <w:rPr>
          <w:rFonts w:asciiTheme="minorHAnsi" w:eastAsiaTheme="minorEastAsia" w:hAnsiTheme="minorHAnsi" w:cstheme="minorBidi"/>
          <w:b/>
          <w:bCs/>
          <w:sz w:val="22"/>
          <w:szCs w:val="22"/>
        </w:rPr>
        <w:t>)</w:t>
      </w:r>
    </w:p>
    <w:p w14:paraId="3C09CC3E" w14:textId="57DB0E28" w:rsidR="1CA9D766" w:rsidRDefault="1CA9D766" w:rsidP="718F4494">
      <w:pPr>
        <w:spacing w:before="240" w:after="240" w:line="336" w:lineRule="auto"/>
        <w:ind w:right="6813"/>
        <w:rPr>
          <w:rFonts w:eastAsiaTheme="minorEastAsia"/>
        </w:rPr>
      </w:pPr>
      <w:r w:rsidRPr="718F4494">
        <w:rPr>
          <w:rFonts w:eastAsiaTheme="minorEastAsia"/>
        </w:rPr>
        <w:t xml:space="preserve"> Model → </w:t>
      </w:r>
      <w:ins w:id="40" w:author="James Tukpah" w:date="2026-05-04T22:00:00Z" w16du:dateUtc="2026-05-05T02:00:00Z">
        <w:r w:rsidR="00282E5B">
          <w:rPr>
            <w:rFonts w:eastAsiaTheme="minorEastAsia"/>
          </w:rPr>
          <w:t>Low-Voltage Equipment Cooling Fan</w:t>
        </w:r>
      </w:ins>
      <w:del w:id="41" w:author="James Tukpah" w:date="2026-05-04T21:59:00Z" w16du:dateUtc="2026-05-05T01:59:00Z">
        <w:r w:rsidRPr="718F4494" w:rsidDel="00282E5B">
          <w:rPr>
            <w:rFonts w:eastAsiaTheme="minorEastAsia"/>
          </w:rPr>
          <w:delText>Rittal 3237.124</w:delText>
        </w:r>
      </w:del>
      <w:r w:rsidRPr="718F4494">
        <w:rPr>
          <w:rFonts w:eastAsiaTheme="minorEastAsia"/>
        </w:rPr>
        <w:t xml:space="preserve">  Voltage → 24V</w:t>
      </w:r>
    </w:p>
    <w:p w14:paraId="49CA1C6C" w14:textId="3D26CEDC" w:rsidR="1CA9D766" w:rsidRDefault="1CA9D766" w:rsidP="718F4494">
      <w:pPr>
        <w:spacing w:before="17" w:after="0" w:line="336" w:lineRule="auto"/>
        <w:ind w:right="7788"/>
        <w:rPr>
          <w:rFonts w:eastAsiaTheme="minorEastAsia"/>
        </w:rPr>
      </w:pPr>
      <w:r w:rsidRPr="718F4494">
        <w:rPr>
          <w:rFonts w:eastAsiaTheme="minorEastAsia"/>
        </w:rPr>
        <w:t>Current → 0.</w:t>
      </w:r>
      <w:ins w:id="42" w:author="James Tukpah" w:date="2026-05-04T22:00:00Z" w16du:dateUtc="2026-05-05T02:00:00Z">
        <w:r w:rsidR="00282E5B">
          <w:rPr>
            <w:rFonts w:eastAsiaTheme="minorEastAsia"/>
          </w:rPr>
          <w:t>73</w:t>
        </w:r>
      </w:ins>
      <w:del w:id="43" w:author="James Tukpah" w:date="2026-05-04T22:00:00Z" w16du:dateUtc="2026-05-05T02:00:00Z">
        <w:r w:rsidRPr="718F4494" w:rsidDel="00282E5B">
          <w:rPr>
            <w:rFonts w:eastAsiaTheme="minorEastAsia"/>
          </w:rPr>
          <w:delText>1</w:delText>
        </w:r>
      </w:del>
      <w:r w:rsidRPr="718F4494">
        <w:rPr>
          <w:rFonts w:eastAsiaTheme="minorEastAsia"/>
        </w:rPr>
        <w:t xml:space="preserve">A Power → </w:t>
      </w:r>
      <w:ins w:id="44" w:author="James Tukpah" w:date="2026-05-04T22:01:00Z" w16du:dateUtc="2026-05-05T02:01:00Z">
        <w:r w:rsidR="00F13DDA">
          <w:rPr>
            <w:rFonts w:eastAsiaTheme="minorEastAsia"/>
          </w:rPr>
          <w:t>17.</w:t>
        </w:r>
      </w:ins>
      <w:ins w:id="45" w:author="James Tukpah" w:date="2026-05-04T22:02:00Z" w16du:dateUtc="2026-05-05T02:02:00Z">
        <w:r w:rsidR="005B3178">
          <w:rPr>
            <w:rFonts w:eastAsiaTheme="minorEastAsia"/>
          </w:rPr>
          <w:t>52</w:t>
        </w:r>
      </w:ins>
      <w:del w:id="46" w:author="James Tukpah" w:date="2026-05-04T22:01:00Z" w16du:dateUtc="2026-05-05T02:01:00Z">
        <w:r w:rsidRPr="718F4494" w:rsidDel="00F13DDA">
          <w:rPr>
            <w:rFonts w:eastAsiaTheme="minorEastAsia"/>
          </w:rPr>
          <w:delText>2.4</w:delText>
        </w:r>
      </w:del>
      <w:r w:rsidRPr="718F4494">
        <w:rPr>
          <w:rFonts w:eastAsiaTheme="minorEastAsia"/>
        </w:rPr>
        <w:t>W</w:t>
      </w:r>
    </w:p>
    <w:p w14:paraId="6E781E57" w14:textId="32B62AF0" w:rsidR="1CA9D766" w:rsidRDefault="1CA9D766" w:rsidP="718F4494">
      <w:pPr>
        <w:pStyle w:val="Heading2"/>
        <w:keepNext w:val="0"/>
        <w:keepLines w:val="0"/>
        <w:spacing w:before="187"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Thermal Fan (</w:t>
      </w:r>
      <w:ins w:id="47" w:author="James Tukpah" w:date="2026-05-04T22:00:00Z" w16du:dateUtc="2026-05-05T02:00:00Z">
        <w:r w:rsidR="00282E5B">
          <w:rPr>
            <w:rFonts w:asciiTheme="minorHAnsi" w:eastAsiaTheme="minorEastAsia" w:hAnsiTheme="minorHAnsi" w:cstheme="minorBidi"/>
            <w:b/>
            <w:bCs/>
            <w:sz w:val="22"/>
            <w:szCs w:val="22"/>
          </w:rPr>
          <w:t>Right Side Fan</w:t>
        </w:r>
      </w:ins>
      <w:del w:id="48" w:author="James Tukpah" w:date="2026-05-04T22:00:00Z" w16du:dateUtc="2026-05-05T02:00:00Z">
        <w:r w:rsidRPr="718F4494" w:rsidDel="00282E5B">
          <w:rPr>
            <w:rFonts w:asciiTheme="minorHAnsi" w:eastAsiaTheme="minorEastAsia" w:hAnsiTheme="minorHAnsi" w:cstheme="minorBidi"/>
            <w:b/>
            <w:bCs/>
            <w:sz w:val="22"/>
            <w:szCs w:val="22"/>
          </w:rPr>
          <w:delText>Back Fan</w:delText>
        </w:r>
      </w:del>
      <w:r w:rsidRPr="718F4494">
        <w:rPr>
          <w:rFonts w:asciiTheme="minorHAnsi" w:eastAsiaTheme="minorEastAsia" w:hAnsiTheme="minorHAnsi" w:cstheme="minorBidi"/>
          <w:b/>
          <w:bCs/>
          <w:sz w:val="22"/>
          <w:szCs w:val="22"/>
        </w:rPr>
        <w:t>)</w:t>
      </w:r>
    </w:p>
    <w:p w14:paraId="55EB30DF" w14:textId="09E8D7F7" w:rsidR="1CA9D766" w:rsidRDefault="1CA9D766" w:rsidP="718F4494">
      <w:pPr>
        <w:spacing w:before="65" w:after="0" w:line="350" w:lineRule="auto"/>
        <w:ind w:right="6813"/>
        <w:rPr>
          <w:rFonts w:eastAsiaTheme="minorEastAsia"/>
        </w:rPr>
      </w:pPr>
      <w:r w:rsidRPr="718F4494">
        <w:rPr>
          <w:rFonts w:eastAsiaTheme="minorEastAsia"/>
        </w:rPr>
        <w:t xml:space="preserve">Model → </w:t>
      </w:r>
      <w:ins w:id="49" w:author="James Tukpah" w:date="2026-05-04T22:04:00Z" w16du:dateUtc="2026-05-05T02:04:00Z">
        <w:r w:rsidR="00156E27">
          <w:rPr>
            <w:rFonts w:eastAsiaTheme="minorEastAsia"/>
          </w:rPr>
          <w:t>Low-Voltage Equipment Cooling Fan</w:t>
        </w:r>
      </w:ins>
      <w:del w:id="50" w:author="James Tukpah" w:date="2026-05-04T22:04:00Z" w16du:dateUtc="2026-05-05T02:04:00Z">
        <w:r w:rsidRPr="718F4494" w:rsidDel="00156E27">
          <w:rPr>
            <w:rFonts w:eastAsiaTheme="minorEastAsia"/>
          </w:rPr>
          <w:delText>Rittal 3237.124</w:delText>
        </w:r>
      </w:del>
    </w:p>
    <w:p w14:paraId="1EF0847F" w14:textId="2F9BFEC0" w:rsidR="1CA9D766" w:rsidRDefault="1CA9D766" w:rsidP="718F4494">
      <w:pPr>
        <w:spacing w:before="65" w:after="0" w:line="350" w:lineRule="auto"/>
        <w:ind w:right="6813"/>
        <w:rPr>
          <w:rFonts w:eastAsiaTheme="minorEastAsia"/>
        </w:rPr>
      </w:pPr>
      <w:r w:rsidRPr="718F4494">
        <w:rPr>
          <w:rFonts w:eastAsiaTheme="minorEastAsia"/>
        </w:rPr>
        <w:t>Voltage → 24V</w:t>
      </w:r>
    </w:p>
    <w:p w14:paraId="1A3B76F6" w14:textId="023B94A3" w:rsidR="1CA9D766" w:rsidRDefault="1CA9D766" w:rsidP="718F4494">
      <w:pPr>
        <w:spacing w:before="240" w:after="240"/>
        <w:rPr>
          <w:rFonts w:eastAsiaTheme="minorEastAsia"/>
        </w:rPr>
      </w:pPr>
      <w:r w:rsidRPr="718F4494">
        <w:rPr>
          <w:rFonts w:eastAsiaTheme="minorEastAsia"/>
        </w:rPr>
        <w:t>Current → 0.</w:t>
      </w:r>
      <w:ins w:id="51" w:author="James Tukpah" w:date="2026-05-04T22:04:00Z" w16du:dateUtc="2026-05-05T02:04:00Z">
        <w:r w:rsidR="00156E27">
          <w:rPr>
            <w:rFonts w:eastAsiaTheme="minorEastAsia"/>
          </w:rPr>
          <w:t>73</w:t>
        </w:r>
      </w:ins>
      <w:del w:id="52" w:author="James Tukpah" w:date="2026-05-04T22:04:00Z" w16du:dateUtc="2026-05-05T02:04:00Z">
        <w:r w:rsidRPr="718F4494" w:rsidDel="00156E27">
          <w:rPr>
            <w:rFonts w:eastAsiaTheme="minorEastAsia"/>
          </w:rPr>
          <w:delText>125</w:delText>
        </w:r>
      </w:del>
      <w:r w:rsidRPr="718F4494">
        <w:rPr>
          <w:rFonts w:eastAsiaTheme="minorEastAsia"/>
        </w:rPr>
        <w:t>A</w:t>
      </w:r>
    </w:p>
    <w:p w14:paraId="5A506EA3" w14:textId="35A99C6A" w:rsidR="1CA9D766" w:rsidRDefault="1CA9D766" w:rsidP="718F4494">
      <w:pPr>
        <w:spacing w:before="114" w:after="240"/>
        <w:rPr>
          <w:rFonts w:eastAsiaTheme="minorEastAsia"/>
        </w:rPr>
      </w:pPr>
      <w:r w:rsidRPr="718F4494">
        <w:rPr>
          <w:rFonts w:eastAsiaTheme="minorEastAsia"/>
        </w:rPr>
        <w:t xml:space="preserve">Power → </w:t>
      </w:r>
      <w:ins w:id="53" w:author="James Tukpah" w:date="2026-05-04T22:05:00Z" w16du:dateUtc="2026-05-05T02:05:00Z">
        <w:r w:rsidR="00572B41">
          <w:rPr>
            <w:rFonts w:eastAsiaTheme="minorEastAsia"/>
          </w:rPr>
          <w:t>17.52</w:t>
        </w:r>
      </w:ins>
      <w:del w:id="54" w:author="James Tukpah" w:date="2026-05-04T22:05:00Z" w16du:dateUtc="2026-05-05T02:05:00Z">
        <w:r w:rsidRPr="718F4494" w:rsidDel="00572B41">
          <w:rPr>
            <w:rFonts w:eastAsiaTheme="minorEastAsia"/>
          </w:rPr>
          <w:delText>3</w:delText>
        </w:r>
      </w:del>
      <w:r w:rsidRPr="718F4494">
        <w:rPr>
          <w:rFonts w:eastAsiaTheme="minorEastAsia"/>
        </w:rPr>
        <w:t xml:space="preserve"> W</w:t>
      </w:r>
    </w:p>
    <w:p w14:paraId="4C21816C" w14:textId="1D12FBCA" w:rsidR="1CA9D766" w:rsidRDefault="1CA9D766" w:rsidP="718F4494">
      <w:pPr>
        <w:spacing w:before="37" w:after="0"/>
        <w:rPr>
          <w:rFonts w:eastAsiaTheme="minorEastAsia"/>
        </w:rPr>
      </w:pPr>
      <w:r w:rsidRPr="718F4494">
        <w:rPr>
          <w:rFonts w:eastAsiaTheme="minorEastAsia"/>
        </w:rPr>
        <w:t xml:space="preserve"> </w:t>
      </w:r>
    </w:p>
    <w:p w14:paraId="26023982" w14:textId="384FE502" w:rsidR="1CA9D766" w:rsidRDefault="1CA9D766" w:rsidP="718F4494">
      <w:pPr>
        <w:pStyle w:val="Heading2"/>
        <w:keepNext w:val="0"/>
        <w:keepLines w:val="0"/>
        <w:spacing w:before="1"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lastRenderedPageBreak/>
        <w:t>NUC Buck Convertor</w:t>
      </w:r>
    </w:p>
    <w:p w14:paraId="75EAD982" w14:textId="3EF52CD5" w:rsidR="1CA9D766" w:rsidRDefault="1CA9D766" w:rsidP="718F4494">
      <w:pPr>
        <w:spacing w:before="240" w:after="240" w:line="350" w:lineRule="auto"/>
        <w:ind w:right="5491"/>
        <w:rPr>
          <w:rFonts w:eastAsiaTheme="minorEastAsia"/>
        </w:rPr>
      </w:pPr>
      <w:r w:rsidRPr="718F4494">
        <w:rPr>
          <w:rFonts w:eastAsiaTheme="minorEastAsia"/>
        </w:rPr>
        <w:t xml:space="preserve">Model → </w:t>
      </w:r>
      <w:hyperlink r:id="rId6">
        <w:r w:rsidRPr="718F4494">
          <w:rPr>
            <w:rStyle w:val="Hyperlink"/>
            <w:rFonts w:eastAsiaTheme="minorEastAsia"/>
            <w:color w:val="8A5CF5"/>
          </w:rPr>
          <w:t>Noyito 20 A Buck Converter</w:t>
        </w:r>
      </w:hyperlink>
      <w:r w:rsidRPr="718F4494">
        <w:rPr>
          <w:rFonts w:eastAsiaTheme="minorEastAsia"/>
          <w:color w:val="8A5CF5"/>
        </w:rPr>
        <w:t xml:space="preserve"> </w:t>
      </w:r>
      <w:r w:rsidRPr="718F4494">
        <w:rPr>
          <w:rFonts w:eastAsiaTheme="minorEastAsia"/>
        </w:rPr>
        <w:t>Voltage → 24V</w:t>
      </w:r>
    </w:p>
    <w:p w14:paraId="0F172623" w14:textId="6F0A4789" w:rsidR="1CA9D766" w:rsidRDefault="1CA9D766" w:rsidP="718F4494">
      <w:pPr>
        <w:pStyle w:val="ListParagraph"/>
        <w:numPr>
          <w:ilvl w:val="0"/>
          <w:numId w:val="7"/>
        </w:numPr>
        <w:spacing w:before="240" w:after="240"/>
        <w:rPr>
          <w:rFonts w:eastAsiaTheme="minorEastAsia"/>
        </w:rPr>
      </w:pPr>
      <w:r w:rsidRPr="718F4494">
        <w:rPr>
          <w:rFonts w:eastAsiaTheme="minorEastAsia"/>
        </w:rPr>
        <w:t>Input Voltage range → 6V-40V</w:t>
      </w:r>
    </w:p>
    <w:p w14:paraId="4819094E" w14:textId="1EE510F1" w:rsidR="5DD37378" w:rsidRDefault="5DD37378" w:rsidP="718F4494">
      <w:pPr>
        <w:pStyle w:val="ListParagraph"/>
        <w:numPr>
          <w:ilvl w:val="0"/>
          <w:numId w:val="7"/>
        </w:numPr>
        <w:spacing w:before="240" w:after="240"/>
        <w:rPr>
          <w:rFonts w:eastAsiaTheme="minorEastAsia"/>
        </w:rPr>
      </w:pPr>
      <w:r w:rsidRPr="718F4494">
        <w:rPr>
          <w:rFonts w:eastAsiaTheme="minorEastAsia"/>
        </w:rPr>
        <w:t>Output Voltage Range → 1.25V-36V</w:t>
      </w:r>
    </w:p>
    <w:p w14:paraId="794CE792" w14:textId="56E48D01" w:rsidR="1CA9D766" w:rsidRDefault="1CA9D766" w:rsidP="718F4494">
      <w:pPr>
        <w:spacing w:before="115" w:after="0" w:line="362" w:lineRule="auto"/>
        <w:ind w:right="5057"/>
        <w:rPr>
          <w:rFonts w:eastAsiaTheme="minorEastAsia"/>
        </w:rPr>
      </w:pPr>
      <w:r w:rsidRPr="718F4494">
        <w:rPr>
          <w:rFonts w:eastAsiaTheme="minorEastAsia"/>
        </w:rPr>
        <w:t>Current → 20A</w:t>
      </w:r>
    </w:p>
    <w:p w14:paraId="16D4A87A" w14:textId="1A448F2E" w:rsidR="1CA9D766" w:rsidRDefault="1CA9D766" w:rsidP="718F4494">
      <w:pPr>
        <w:pStyle w:val="ListParagraph"/>
        <w:numPr>
          <w:ilvl w:val="0"/>
          <w:numId w:val="4"/>
        </w:numPr>
        <w:spacing w:before="240" w:after="240"/>
        <w:rPr>
          <w:rFonts w:eastAsiaTheme="minorEastAsia"/>
        </w:rPr>
      </w:pPr>
      <w:r w:rsidRPr="718F4494">
        <w:rPr>
          <w:rFonts w:eastAsiaTheme="minorEastAsia"/>
        </w:rPr>
        <w:t>Output Current range → 0.2A-20A</w:t>
      </w:r>
    </w:p>
    <w:p w14:paraId="3D262E18" w14:textId="13022ABB" w:rsidR="1CA9D766" w:rsidRDefault="1CA9D766" w:rsidP="718F4494">
      <w:pPr>
        <w:pStyle w:val="ListParagraph"/>
        <w:numPr>
          <w:ilvl w:val="0"/>
          <w:numId w:val="4"/>
        </w:numPr>
        <w:spacing w:before="99" w:after="0" w:line="377" w:lineRule="auto"/>
        <w:ind w:right="5491"/>
        <w:rPr>
          <w:rFonts w:eastAsiaTheme="minorEastAsia"/>
        </w:rPr>
      </w:pPr>
      <w:r w:rsidRPr="718F4494">
        <w:rPr>
          <w:rFonts w:eastAsiaTheme="minorEastAsia"/>
        </w:rPr>
        <w:t xml:space="preserve">Max Output Current → 20A  </w:t>
      </w:r>
    </w:p>
    <w:p w14:paraId="16956ACE" w14:textId="735684CE" w:rsidR="1CA9D766" w:rsidRDefault="1CA9D766" w:rsidP="718F4494">
      <w:pPr>
        <w:spacing w:before="99" w:after="0" w:line="377" w:lineRule="auto"/>
        <w:ind w:right="5491"/>
        <w:rPr>
          <w:rFonts w:eastAsiaTheme="minorEastAsia"/>
        </w:rPr>
      </w:pPr>
      <w:r w:rsidRPr="718F4494">
        <w:rPr>
          <w:rFonts w:eastAsiaTheme="minorEastAsia"/>
        </w:rPr>
        <w:t>Power → 300W</w:t>
      </w:r>
    </w:p>
    <w:p w14:paraId="437E5743" w14:textId="4A77840B" w:rsidR="1CA9D766" w:rsidRDefault="1CA9D766" w:rsidP="718F4494">
      <w:pPr>
        <w:pStyle w:val="Heading2"/>
        <w:keepNext w:val="0"/>
        <w:keepLines w:val="0"/>
        <w:spacing w:before="138" w:after="299"/>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 xml:space="preserve">SWIR Buck Convertor </w:t>
      </w:r>
    </w:p>
    <w:p w14:paraId="3EC88725" w14:textId="2283F66E" w:rsidR="1CA9D766" w:rsidRDefault="1CA9D766" w:rsidP="718F4494">
      <w:pPr>
        <w:spacing w:before="240" w:after="240" w:line="350" w:lineRule="auto"/>
        <w:ind w:right="5786"/>
        <w:rPr>
          <w:rFonts w:eastAsiaTheme="minorEastAsia"/>
        </w:rPr>
      </w:pPr>
      <w:r w:rsidRPr="718F4494">
        <w:rPr>
          <w:rFonts w:eastAsiaTheme="minorEastAsia"/>
        </w:rPr>
        <w:t xml:space="preserve"> Model → </w:t>
      </w:r>
      <w:hyperlink r:id="rId7">
        <w:r w:rsidRPr="718F4494">
          <w:rPr>
            <w:rStyle w:val="Hyperlink"/>
            <w:rFonts w:eastAsiaTheme="minorEastAsia"/>
            <w:color w:val="8A5CF5"/>
          </w:rPr>
          <w:t>Drok DC Buck Converter</w:t>
        </w:r>
      </w:hyperlink>
      <w:r w:rsidRPr="718F4494">
        <w:rPr>
          <w:rFonts w:eastAsiaTheme="minorEastAsia"/>
          <w:color w:val="8A5CF5"/>
        </w:rPr>
        <w:t xml:space="preserve">  </w:t>
      </w:r>
      <w:r w:rsidRPr="718F4494">
        <w:rPr>
          <w:rFonts w:eastAsiaTheme="minorEastAsia"/>
        </w:rPr>
        <w:t>Voltage →</w:t>
      </w:r>
    </w:p>
    <w:p w14:paraId="5B436495" w14:textId="53B0E7CE" w:rsidR="1CA9D766" w:rsidRDefault="1CA9D766" w:rsidP="718F4494">
      <w:pPr>
        <w:pStyle w:val="ListParagraph"/>
        <w:numPr>
          <w:ilvl w:val="0"/>
          <w:numId w:val="2"/>
        </w:numPr>
        <w:spacing w:before="240" w:after="240"/>
        <w:rPr>
          <w:rFonts w:eastAsiaTheme="minorEastAsia"/>
        </w:rPr>
      </w:pPr>
      <w:r w:rsidRPr="718F4494">
        <w:rPr>
          <w:rFonts w:eastAsiaTheme="minorEastAsia"/>
        </w:rPr>
        <w:t>Input Voltage range → 5.3V-32V</w:t>
      </w:r>
    </w:p>
    <w:p w14:paraId="54721348" w14:textId="169792B6" w:rsidR="4B133AC4" w:rsidRDefault="4B133AC4" w:rsidP="718F4494">
      <w:pPr>
        <w:pStyle w:val="ListParagraph"/>
        <w:numPr>
          <w:ilvl w:val="0"/>
          <w:numId w:val="2"/>
        </w:numPr>
        <w:spacing w:before="240" w:after="240"/>
        <w:rPr>
          <w:rFonts w:eastAsiaTheme="minorEastAsia"/>
        </w:rPr>
      </w:pPr>
      <w:r w:rsidRPr="718F4494">
        <w:rPr>
          <w:rFonts w:eastAsiaTheme="minorEastAsia"/>
        </w:rPr>
        <w:t>Output Voltage range → 1.2V-32V</w:t>
      </w:r>
    </w:p>
    <w:p w14:paraId="445CE239" w14:textId="66C1A00C" w:rsidR="1CA9D766" w:rsidRDefault="1CA9D766" w:rsidP="718F4494">
      <w:pPr>
        <w:spacing w:before="114" w:after="0" w:line="362" w:lineRule="auto"/>
        <w:ind w:right="5202"/>
        <w:rPr>
          <w:rFonts w:eastAsiaTheme="minorEastAsia"/>
        </w:rPr>
      </w:pPr>
      <w:r w:rsidRPr="718F4494">
        <w:rPr>
          <w:rFonts w:eastAsiaTheme="minorEastAsia"/>
        </w:rPr>
        <w:t>Current → 8A</w:t>
      </w:r>
    </w:p>
    <w:p w14:paraId="65A9A1F9" w14:textId="4AF43D51" w:rsidR="1CA9D766" w:rsidRDefault="1CA9D766" w:rsidP="718F4494">
      <w:pPr>
        <w:pStyle w:val="ListParagraph"/>
        <w:numPr>
          <w:ilvl w:val="0"/>
          <w:numId w:val="10"/>
        </w:numPr>
        <w:spacing w:before="240" w:after="240"/>
        <w:rPr>
          <w:rFonts w:eastAsiaTheme="minorEastAsia"/>
        </w:rPr>
      </w:pPr>
      <w:r w:rsidRPr="718F4494">
        <w:rPr>
          <w:rFonts w:eastAsiaTheme="minorEastAsia"/>
        </w:rPr>
        <w:t>Output Current → 8A</w:t>
      </w:r>
    </w:p>
    <w:p w14:paraId="682E419A" w14:textId="34F3CB88" w:rsidR="1CA9D766" w:rsidRDefault="1CA9D766" w:rsidP="718F4494">
      <w:pPr>
        <w:pStyle w:val="ListParagraph"/>
        <w:numPr>
          <w:ilvl w:val="0"/>
          <w:numId w:val="10"/>
        </w:numPr>
        <w:spacing w:before="99" w:after="0"/>
        <w:rPr>
          <w:rFonts w:eastAsiaTheme="minorEastAsia"/>
        </w:rPr>
      </w:pPr>
      <w:r w:rsidRPr="718F4494">
        <w:rPr>
          <w:rFonts w:eastAsiaTheme="minorEastAsia"/>
        </w:rPr>
        <w:t xml:space="preserve"> Max Output Current → 12A</w:t>
      </w:r>
    </w:p>
    <w:p w14:paraId="238BE9AB" w14:textId="0670E0E9" w:rsidR="1CA9D766" w:rsidRDefault="1CA9D766" w:rsidP="718F4494">
      <w:pPr>
        <w:pStyle w:val="ListParagraph"/>
        <w:numPr>
          <w:ilvl w:val="0"/>
          <w:numId w:val="10"/>
        </w:numPr>
        <w:spacing w:before="145" w:after="0" w:line="350" w:lineRule="auto"/>
        <w:ind w:right="5202"/>
        <w:rPr>
          <w:rFonts w:eastAsiaTheme="minorEastAsia"/>
        </w:rPr>
      </w:pPr>
      <w:r w:rsidRPr="718F4494">
        <w:rPr>
          <w:rFonts w:eastAsiaTheme="minorEastAsia"/>
        </w:rPr>
        <w:t xml:space="preserve"> Working current → 25mA = 0.025A  </w:t>
      </w:r>
    </w:p>
    <w:p w14:paraId="441573A2" w14:textId="6723A5E1" w:rsidR="74940745" w:rsidRDefault="74940745" w:rsidP="718F4494">
      <w:pPr>
        <w:spacing w:before="145" w:after="0" w:line="350" w:lineRule="auto"/>
        <w:ind w:right="5202"/>
        <w:rPr>
          <w:rFonts w:eastAsiaTheme="minorEastAsia"/>
        </w:rPr>
      </w:pPr>
      <w:r w:rsidRPr="718F4494">
        <w:rPr>
          <w:rFonts w:eastAsiaTheme="minorEastAsia"/>
        </w:rPr>
        <w:t>Po</w:t>
      </w:r>
      <w:r w:rsidR="1CA9D766" w:rsidRPr="718F4494">
        <w:rPr>
          <w:rFonts w:eastAsiaTheme="minorEastAsia"/>
        </w:rPr>
        <w:t>wer → 120W</w:t>
      </w:r>
    </w:p>
    <w:p w14:paraId="64FBB0BB" w14:textId="485461FE" w:rsidR="1CA9D766" w:rsidRDefault="1CA9D766" w:rsidP="718F4494">
      <w:pPr>
        <w:pStyle w:val="Heading1"/>
        <w:keepNext w:val="0"/>
        <w:keepLines w:val="0"/>
        <w:spacing w:before="322" w:after="322"/>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Hyper Drive Router Sub-System</w:t>
      </w:r>
    </w:p>
    <w:p w14:paraId="37416C97" w14:textId="53835704" w:rsidR="1CA9D766" w:rsidRDefault="1CA9D766" w:rsidP="718F4494">
      <w:pPr>
        <w:pStyle w:val="Heading1"/>
        <w:keepNext w:val="0"/>
        <w:keepLines w:val="0"/>
        <w:spacing w:before="322" w:after="322"/>
        <w:rPr>
          <w:rFonts w:asciiTheme="minorHAnsi" w:eastAsiaTheme="minorEastAsia" w:hAnsiTheme="minorHAnsi" w:cstheme="minorBidi"/>
          <w:b/>
          <w:bCs/>
          <w:sz w:val="22"/>
          <w:szCs w:val="22"/>
        </w:rPr>
      </w:pPr>
      <w:r w:rsidRPr="718F4494">
        <w:rPr>
          <w:rFonts w:asciiTheme="minorHAnsi" w:eastAsiaTheme="minorEastAsia" w:hAnsiTheme="minorHAnsi" w:cstheme="minorBidi"/>
          <w:b/>
          <w:bCs/>
          <w:sz w:val="22"/>
          <w:szCs w:val="22"/>
        </w:rPr>
        <w:t>Router</w:t>
      </w:r>
    </w:p>
    <w:p w14:paraId="0A2C8A0F" w14:textId="0878391D" w:rsidR="1CA9D766" w:rsidRDefault="1CA9D766" w:rsidP="718F4494">
      <w:pPr>
        <w:spacing w:after="0" w:line="336" w:lineRule="auto"/>
        <w:ind w:left="640" w:right="6101"/>
        <w:rPr>
          <w:rFonts w:eastAsiaTheme="minorEastAsia"/>
        </w:rPr>
      </w:pPr>
      <w:r w:rsidRPr="718F4494">
        <w:rPr>
          <w:rFonts w:eastAsiaTheme="minorEastAsia"/>
        </w:rPr>
        <w:t xml:space="preserve">Model → </w:t>
      </w:r>
      <w:hyperlink r:id="rId8" w:anchor="specifications">
        <w:r w:rsidRPr="718F4494">
          <w:rPr>
            <w:rStyle w:val="Hyperlink"/>
            <w:rFonts w:eastAsiaTheme="minorEastAsia"/>
            <w:color w:val="8A5CF5"/>
          </w:rPr>
          <w:t>TP-Link Archer A7 V5</w:t>
        </w:r>
      </w:hyperlink>
      <w:r w:rsidRPr="718F4494">
        <w:rPr>
          <w:rFonts w:eastAsiaTheme="minorEastAsia"/>
          <w:color w:val="8A5CF5"/>
        </w:rPr>
        <w:t xml:space="preserve"> </w:t>
      </w:r>
    </w:p>
    <w:p w14:paraId="6E1DECA8" w14:textId="0C3A9C27" w:rsidR="1CA9D766" w:rsidRDefault="1CA9D766" w:rsidP="718F4494">
      <w:pPr>
        <w:spacing w:after="0" w:line="336" w:lineRule="auto"/>
        <w:ind w:left="640" w:right="6101"/>
        <w:rPr>
          <w:rFonts w:eastAsiaTheme="minorEastAsia"/>
        </w:rPr>
      </w:pPr>
      <w:r w:rsidRPr="718F4494">
        <w:rPr>
          <w:rFonts w:eastAsiaTheme="minorEastAsia"/>
        </w:rPr>
        <w:t>Voltage → 12V</w:t>
      </w:r>
    </w:p>
    <w:p w14:paraId="055C66E4" w14:textId="697706B3" w:rsidR="32487818" w:rsidRDefault="32487818" w:rsidP="718F4494">
      <w:pPr>
        <w:spacing w:after="0" w:line="336" w:lineRule="auto"/>
        <w:ind w:left="640" w:right="6101"/>
        <w:rPr>
          <w:rFonts w:eastAsiaTheme="minorEastAsia"/>
        </w:rPr>
      </w:pPr>
      <w:r w:rsidRPr="718F4494">
        <w:rPr>
          <w:rFonts w:eastAsiaTheme="minorEastAsia"/>
        </w:rPr>
        <w:t>Current → 1.5A</w:t>
      </w:r>
    </w:p>
    <w:p w14:paraId="501BBA56" w14:textId="273DCE4E" w:rsidR="32487818" w:rsidRDefault="32487818" w:rsidP="718F4494">
      <w:pPr>
        <w:spacing w:after="0" w:line="336" w:lineRule="auto"/>
        <w:ind w:left="640" w:right="6101"/>
        <w:rPr>
          <w:rFonts w:eastAsiaTheme="minorEastAsia"/>
        </w:rPr>
      </w:pPr>
      <w:r w:rsidRPr="718F4494">
        <w:rPr>
          <w:rFonts w:eastAsiaTheme="minorEastAsia"/>
        </w:rPr>
        <w:t>Power → 18W</w:t>
      </w:r>
    </w:p>
    <w:p w14:paraId="7CA96373" w14:textId="0B727345" w:rsidR="718F4494" w:rsidRDefault="718F4494" w:rsidP="718F4494"/>
    <w:p w14:paraId="1D957367" w14:textId="77777777" w:rsidR="008D1106" w:rsidRDefault="008D1106" w:rsidP="002E0A6B"/>
    <w:p w14:paraId="16F3FA55" w14:textId="3E796555" w:rsidR="718F4494" w:rsidRDefault="718F4494">
      <w:r>
        <w:br w:type="page"/>
      </w:r>
    </w:p>
    <w:p w14:paraId="3F9FC23C" w14:textId="66FDFC6B" w:rsidR="00A02E0A" w:rsidRDefault="183C8A6A" w:rsidP="718F4494">
      <w:pPr>
        <w:jc w:val="center"/>
        <w:rPr>
          <w:b/>
          <w:bCs/>
        </w:rPr>
      </w:pPr>
      <w:r w:rsidRPr="718F4494">
        <w:rPr>
          <w:b/>
          <w:bCs/>
        </w:rPr>
        <w:lastRenderedPageBreak/>
        <w:t>Appendix B – Sign off</w:t>
      </w:r>
    </w:p>
    <w:p w14:paraId="116ADED8" w14:textId="61BF414B" w:rsidR="718F4494" w:rsidRDefault="718F4494" w:rsidP="718F4494">
      <w:pPr>
        <w:rPr>
          <w:b/>
          <w:bCs/>
        </w:rPr>
      </w:pPr>
    </w:p>
    <w:tbl>
      <w:tblPr>
        <w:tblStyle w:val="TableGrid"/>
        <w:tblW w:w="0" w:type="auto"/>
        <w:tblLayout w:type="fixed"/>
        <w:tblLook w:val="06A0" w:firstRow="1" w:lastRow="0" w:firstColumn="1" w:lastColumn="0" w:noHBand="1" w:noVBand="1"/>
      </w:tblPr>
      <w:tblGrid>
        <w:gridCol w:w="3120"/>
        <w:gridCol w:w="3120"/>
        <w:gridCol w:w="3120"/>
      </w:tblGrid>
      <w:tr w:rsidR="718F4494" w14:paraId="49001510" w14:textId="77777777" w:rsidTr="718F4494">
        <w:trPr>
          <w:trHeight w:val="300"/>
        </w:trPr>
        <w:tc>
          <w:tcPr>
            <w:tcW w:w="3120" w:type="dxa"/>
          </w:tcPr>
          <w:p w14:paraId="6962DA56" w14:textId="3EB1B6E6" w:rsidR="373C4807" w:rsidRDefault="373C4807" w:rsidP="718F4494">
            <w:pPr>
              <w:jc w:val="center"/>
              <w:rPr>
                <w:b/>
                <w:bCs/>
              </w:rPr>
            </w:pPr>
            <w:r w:rsidRPr="718F4494">
              <w:rPr>
                <w:b/>
                <w:bCs/>
              </w:rPr>
              <w:t>Printed faculty/staff/student name</w:t>
            </w:r>
          </w:p>
        </w:tc>
        <w:tc>
          <w:tcPr>
            <w:tcW w:w="3120" w:type="dxa"/>
          </w:tcPr>
          <w:p w14:paraId="493A84C6" w14:textId="13E3A8FB" w:rsidR="373C4807" w:rsidRDefault="373C4807" w:rsidP="718F4494">
            <w:pPr>
              <w:jc w:val="center"/>
              <w:rPr>
                <w:b/>
                <w:bCs/>
              </w:rPr>
            </w:pPr>
            <w:r w:rsidRPr="718F4494">
              <w:rPr>
                <w:b/>
                <w:bCs/>
              </w:rPr>
              <w:t>Date</w:t>
            </w:r>
          </w:p>
        </w:tc>
        <w:tc>
          <w:tcPr>
            <w:tcW w:w="3120" w:type="dxa"/>
          </w:tcPr>
          <w:p w14:paraId="554A825C" w14:textId="38CB69AD" w:rsidR="373C4807" w:rsidRDefault="373C4807" w:rsidP="718F4494">
            <w:pPr>
              <w:jc w:val="center"/>
              <w:rPr>
                <w:b/>
                <w:bCs/>
              </w:rPr>
            </w:pPr>
            <w:r w:rsidRPr="718F4494">
              <w:rPr>
                <w:b/>
                <w:bCs/>
              </w:rPr>
              <w:t>Signature</w:t>
            </w:r>
          </w:p>
        </w:tc>
      </w:tr>
      <w:tr w:rsidR="718F4494" w14:paraId="74FBFFDE" w14:textId="77777777" w:rsidTr="718F4494">
        <w:trPr>
          <w:trHeight w:val="300"/>
        </w:trPr>
        <w:tc>
          <w:tcPr>
            <w:tcW w:w="3120" w:type="dxa"/>
          </w:tcPr>
          <w:p w14:paraId="74ACB79B" w14:textId="17399C53" w:rsidR="718F4494" w:rsidRDefault="718F4494" w:rsidP="718F4494">
            <w:pPr>
              <w:rPr>
                <w:b/>
                <w:bCs/>
              </w:rPr>
            </w:pPr>
          </w:p>
        </w:tc>
        <w:tc>
          <w:tcPr>
            <w:tcW w:w="3120" w:type="dxa"/>
          </w:tcPr>
          <w:p w14:paraId="3A2D6211" w14:textId="04630461" w:rsidR="718F4494" w:rsidRDefault="718F4494" w:rsidP="718F4494">
            <w:pPr>
              <w:rPr>
                <w:b/>
                <w:bCs/>
              </w:rPr>
            </w:pPr>
          </w:p>
          <w:p w14:paraId="1118F362" w14:textId="0E01B2D4" w:rsidR="718F4494" w:rsidRDefault="718F4494" w:rsidP="718F4494">
            <w:pPr>
              <w:rPr>
                <w:b/>
                <w:bCs/>
              </w:rPr>
            </w:pPr>
          </w:p>
        </w:tc>
        <w:tc>
          <w:tcPr>
            <w:tcW w:w="3120" w:type="dxa"/>
          </w:tcPr>
          <w:p w14:paraId="65F81600" w14:textId="17399C53" w:rsidR="718F4494" w:rsidRDefault="718F4494" w:rsidP="718F4494">
            <w:pPr>
              <w:rPr>
                <w:b/>
                <w:bCs/>
              </w:rPr>
            </w:pPr>
          </w:p>
        </w:tc>
      </w:tr>
      <w:tr w:rsidR="718F4494" w14:paraId="2B34602E" w14:textId="77777777" w:rsidTr="718F4494">
        <w:trPr>
          <w:trHeight w:val="300"/>
        </w:trPr>
        <w:tc>
          <w:tcPr>
            <w:tcW w:w="3120" w:type="dxa"/>
          </w:tcPr>
          <w:p w14:paraId="286869B9" w14:textId="17399C53" w:rsidR="718F4494" w:rsidRDefault="718F4494" w:rsidP="718F4494">
            <w:pPr>
              <w:rPr>
                <w:b/>
                <w:bCs/>
              </w:rPr>
            </w:pPr>
          </w:p>
        </w:tc>
        <w:tc>
          <w:tcPr>
            <w:tcW w:w="3120" w:type="dxa"/>
          </w:tcPr>
          <w:p w14:paraId="4D531B4F" w14:textId="0FBE14A3" w:rsidR="718F4494" w:rsidRDefault="718F4494" w:rsidP="718F4494">
            <w:pPr>
              <w:rPr>
                <w:b/>
                <w:bCs/>
              </w:rPr>
            </w:pPr>
          </w:p>
          <w:p w14:paraId="56DCBC36" w14:textId="13F42BF2" w:rsidR="718F4494" w:rsidRDefault="718F4494" w:rsidP="718F4494">
            <w:pPr>
              <w:rPr>
                <w:b/>
                <w:bCs/>
              </w:rPr>
            </w:pPr>
          </w:p>
        </w:tc>
        <w:tc>
          <w:tcPr>
            <w:tcW w:w="3120" w:type="dxa"/>
          </w:tcPr>
          <w:p w14:paraId="2A84BEA9" w14:textId="17399C53" w:rsidR="718F4494" w:rsidRDefault="718F4494" w:rsidP="718F4494">
            <w:pPr>
              <w:rPr>
                <w:b/>
                <w:bCs/>
              </w:rPr>
            </w:pPr>
          </w:p>
        </w:tc>
      </w:tr>
      <w:tr w:rsidR="718F4494" w14:paraId="0AD6EB04" w14:textId="77777777" w:rsidTr="718F4494">
        <w:trPr>
          <w:trHeight w:val="300"/>
        </w:trPr>
        <w:tc>
          <w:tcPr>
            <w:tcW w:w="3120" w:type="dxa"/>
          </w:tcPr>
          <w:p w14:paraId="50B9545A" w14:textId="17399C53" w:rsidR="718F4494" w:rsidRDefault="718F4494" w:rsidP="718F4494">
            <w:pPr>
              <w:rPr>
                <w:b/>
                <w:bCs/>
              </w:rPr>
            </w:pPr>
          </w:p>
        </w:tc>
        <w:tc>
          <w:tcPr>
            <w:tcW w:w="3120" w:type="dxa"/>
          </w:tcPr>
          <w:p w14:paraId="234F92E9" w14:textId="136C9BC6" w:rsidR="718F4494" w:rsidRDefault="718F4494" w:rsidP="718F4494">
            <w:pPr>
              <w:rPr>
                <w:b/>
                <w:bCs/>
              </w:rPr>
            </w:pPr>
          </w:p>
          <w:p w14:paraId="6A3F7F20" w14:textId="5CD353F0" w:rsidR="718F4494" w:rsidRDefault="718F4494" w:rsidP="718F4494">
            <w:pPr>
              <w:rPr>
                <w:b/>
                <w:bCs/>
              </w:rPr>
            </w:pPr>
          </w:p>
        </w:tc>
        <w:tc>
          <w:tcPr>
            <w:tcW w:w="3120" w:type="dxa"/>
          </w:tcPr>
          <w:p w14:paraId="4FB511EA" w14:textId="17399C53" w:rsidR="718F4494" w:rsidRDefault="718F4494" w:rsidP="718F4494">
            <w:pPr>
              <w:rPr>
                <w:b/>
                <w:bCs/>
              </w:rPr>
            </w:pPr>
          </w:p>
        </w:tc>
      </w:tr>
      <w:tr w:rsidR="718F4494" w14:paraId="1C4EC30A" w14:textId="77777777" w:rsidTr="718F4494">
        <w:trPr>
          <w:trHeight w:val="300"/>
        </w:trPr>
        <w:tc>
          <w:tcPr>
            <w:tcW w:w="3120" w:type="dxa"/>
          </w:tcPr>
          <w:p w14:paraId="2BD5761D" w14:textId="17399C53" w:rsidR="718F4494" w:rsidRDefault="718F4494" w:rsidP="718F4494">
            <w:pPr>
              <w:rPr>
                <w:b/>
                <w:bCs/>
              </w:rPr>
            </w:pPr>
          </w:p>
        </w:tc>
        <w:tc>
          <w:tcPr>
            <w:tcW w:w="3120" w:type="dxa"/>
          </w:tcPr>
          <w:p w14:paraId="08695602" w14:textId="6E78838D" w:rsidR="718F4494" w:rsidRDefault="718F4494" w:rsidP="718F4494">
            <w:pPr>
              <w:rPr>
                <w:b/>
                <w:bCs/>
              </w:rPr>
            </w:pPr>
          </w:p>
          <w:p w14:paraId="0649E5C5" w14:textId="20654E07" w:rsidR="718F4494" w:rsidRDefault="718F4494" w:rsidP="718F4494">
            <w:pPr>
              <w:rPr>
                <w:b/>
                <w:bCs/>
              </w:rPr>
            </w:pPr>
          </w:p>
        </w:tc>
        <w:tc>
          <w:tcPr>
            <w:tcW w:w="3120" w:type="dxa"/>
          </w:tcPr>
          <w:p w14:paraId="19DAC669" w14:textId="17399C53" w:rsidR="718F4494" w:rsidRDefault="718F4494" w:rsidP="718F4494">
            <w:pPr>
              <w:rPr>
                <w:b/>
                <w:bCs/>
              </w:rPr>
            </w:pPr>
          </w:p>
        </w:tc>
      </w:tr>
      <w:tr w:rsidR="718F4494" w14:paraId="0805A53E" w14:textId="77777777" w:rsidTr="718F4494">
        <w:trPr>
          <w:trHeight w:val="300"/>
        </w:trPr>
        <w:tc>
          <w:tcPr>
            <w:tcW w:w="3120" w:type="dxa"/>
          </w:tcPr>
          <w:p w14:paraId="149A5F16" w14:textId="17399C53" w:rsidR="718F4494" w:rsidRDefault="718F4494" w:rsidP="718F4494">
            <w:pPr>
              <w:rPr>
                <w:b/>
                <w:bCs/>
              </w:rPr>
            </w:pPr>
          </w:p>
        </w:tc>
        <w:tc>
          <w:tcPr>
            <w:tcW w:w="3120" w:type="dxa"/>
          </w:tcPr>
          <w:p w14:paraId="4DA03594" w14:textId="18FDA147" w:rsidR="718F4494" w:rsidRDefault="718F4494" w:rsidP="718F4494">
            <w:pPr>
              <w:rPr>
                <w:b/>
                <w:bCs/>
              </w:rPr>
            </w:pPr>
          </w:p>
          <w:p w14:paraId="6A7732CE" w14:textId="76257E82" w:rsidR="718F4494" w:rsidRDefault="718F4494" w:rsidP="718F4494">
            <w:pPr>
              <w:rPr>
                <w:b/>
                <w:bCs/>
              </w:rPr>
            </w:pPr>
          </w:p>
        </w:tc>
        <w:tc>
          <w:tcPr>
            <w:tcW w:w="3120" w:type="dxa"/>
          </w:tcPr>
          <w:p w14:paraId="315087A0" w14:textId="17399C53" w:rsidR="718F4494" w:rsidRDefault="718F4494" w:rsidP="718F4494">
            <w:pPr>
              <w:rPr>
                <w:b/>
                <w:bCs/>
              </w:rPr>
            </w:pPr>
          </w:p>
        </w:tc>
      </w:tr>
      <w:tr w:rsidR="718F4494" w14:paraId="6D0B45F2" w14:textId="77777777" w:rsidTr="718F4494">
        <w:trPr>
          <w:trHeight w:val="300"/>
        </w:trPr>
        <w:tc>
          <w:tcPr>
            <w:tcW w:w="3120" w:type="dxa"/>
          </w:tcPr>
          <w:p w14:paraId="0B55C3A1" w14:textId="17399C53" w:rsidR="718F4494" w:rsidRDefault="718F4494" w:rsidP="718F4494">
            <w:pPr>
              <w:rPr>
                <w:b/>
                <w:bCs/>
              </w:rPr>
            </w:pPr>
          </w:p>
        </w:tc>
        <w:tc>
          <w:tcPr>
            <w:tcW w:w="3120" w:type="dxa"/>
          </w:tcPr>
          <w:p w14:paraId="12F57FB3" w14:textId="5A855A8E" w:rsidR="718F4494" w:rsidRDefault="718F4494" w:rsidP="718F4494">
            <w:pPr>
              <w:rPr>
                <w:b/>
                <w:bCs/>
              </w:rPr>
            </w:pPr>
          </w:p>
          <w:p w14:paraId="418B40F7" w14:textId="0E951F6E" w:rsidR="718F4494" w:rsidRDefault="718F4494" w:rsidP="718F4494">
            <w:pPr>
              <w:rPr>
                <w:b/>
                <w:bCs/>
              </w:rPr>
            </w:pPr>
          </w:p>
        </w:tc>
        <w:tc>
          <w:tcPr>
            <w:tcW w:w="3120" w:type="dxa"/>
          </w:tcPr>
          <w:p w14:paraId="1BAA86A3" w14:textId="17399C53" w:rsidR="718F4494" w:rsidRDefault="718F4494" w:rsidP="718F4494">
            <w:pPr>
              <w:rPr>
                <w:b/>
                <w:bCs/>
              </w:rPr>
            </w:pPr>
          </w:p>
        </w:tc>
      </w:tr>
      <w:tr w:rsidR="718F4494" w14:paraId="2F58A195" w14:textId="77777777" w:rsidTr="718F4494">
        <w:trPr>
          <w:trHeight w:val="300"/>
        </w:trPr>
        <w:tc>
          <w:tcPr>
            <w:tcW w:w="3120" w:type="dxa"/>
          </w:tcPr>
          <w:p w14:paraId="4DF97230" w14:textId="17399C53" w:rsidR="718F4494" w:rsidRDefault="718F4494" w:rsidP="718F4494">
            <w:pPr>
              <w:rPr>
                <w:b/>
                <w:bCs/>
              </w:rPr>
            </w:pPr>
          </w:p>
        </w:tc>
        <w:tc>
          <w:tcPr>
            <w:tcW w:w="3120" w:type="dxa"/>
          </w:tcPr>
          <w:p w14:paraId="7FE94519" w14:textId="66C291DE" w:rsidR="718F4494" w:rsidRDefault="718F4494" w:rsidP="718F4494">
            <w:pPr>
              <w:rPr>
                <w:b/>
                <w:bCs/>
              </w:rPr>
            </w:pPr>
          </w:p>
          <w:p w14:paraId="256F85E7" w14:textId="76261F61" w:rsidR="718F4494" w:rsidRDefault="718F4494" w:rsidP="718F4494">
            <w:pPr>
              <w:rPr>
                <w:b/>
                <w:bCs/>
              </w:rPr>
            </w:pPr>
          </w:p>
        </w:tc>
        <w:tc>
          <w:tcPr>
            <w:tcW w:w="3120" w:type="dxa"/>
          </w:tcPr>
          <w:p w14:paraId="1389D2F7" w14:textId="17399C53" w:rsidR="718F4494" w:rsidRDefault="718F4494" w:rsidP="718F4494">
            <w:pPr>
              <w:rPr>
                <w:b/>
                <w:bCs/>
              </w:rPr>
            </w:pPr>
          </w:p>
        </w:tc>
      </w:tr>
      <w:tr w:rsidR="718F4494" w14:paraId="1773710B" w14:textId="77777777" w:rsidTr="718F4494">
        <w:trPr>
          <w:trHeight w:val="300"/>
        </w:trPr>
        <w:tc>
          <w:tcPr>
            <w:tcW w:w="3120" w:type="dxa"/>
          </w:tcPr>
          <w:p w14:paraId="3978503E" w14:textId="17399C53" w:rsidR="718F4494" w:rsidRDefault="718F4494" w:rsidP="718F4494">
            <w:pPr>
              <w:rPr>
                <w:b/>
                <w:bCs/>
              </w:rPr>
            </w:pPr>
          </w:p>
        </w:tc>
        <w:tc>
          <w:tcPr>
            <w:tcW w:w="3120" w:type="dxa"/>
          </w:tcPr>
          <w:p w14:paraId="61102614" w14:textId="04630461" w:rsidR="718F4494" w:rsidRDefault="718F4494" w:rsidP="718F4494">
            <w:pPr>
              <w:rPr>
                <w:b/>
                <w:bCs/>
              </w:rPr>
            </w:pPr>
          </w:p>
          <w:p w14:paraId="2761A02E" w14:textId="0E01B2D4" w:rsidR="718F4494" w:rsidRDefault="718F4494" w:rsidP="718F4494">
            <w:pPr>
              <w:rPr>
                <w:b/>
                <w:bCs/>
              </w:rPr>
            </w:pPr>
          </w:p>
        </w:tc>
        <w:tc>
          <w:tcPr>
            <w:tcW w:w="3120" w:type="dxa"/>
          </w:tcPr>
          <w:p w14:paraId="0DC30DC7" w14:textId="17399C53" w:rsidR="718F4494" w:rsidRDefault="718F4494" w:rsidP="718F4494">
            <w:pPr>
              <w:rPr>
                <w:b/>
                <w:bCs/>
              </w:rPr>
            </w:pPr>
          </w:p>
        </w:tc>
      </w:tr>
      <w:tr w:rsidR="718F4494" w14:paraId="6C076FBD" w14:textId="77777777" w:rsidTr="718F4494">
        <w:trPr>
          <w:trHeight w:val="300"/>
        </w:trPr>
        <w:tc>
          <w:tcPr>
            <w:tcW w:w="3120" w:type="dxa"/>
          </w:tcPr>
          <w:p w14:paraId="16649B66" w14:textId="17399C53" w:rsidR="718F4494" w:rsidRDefault="718F4494" w:rsidP="718F4494">
            <w:pPr>
              <w:rPr>
                <w:b/>
                <w:bCs/>
              </w:rPr>
            </w:pPr>
          </w:p>
        </w:tc>
        <w:tc>
          <w:tcPr>
            <w:tcW w:w="3120" w:type="dxa"/>
          </w:tcPr>
          <w:p w14:paraId="2893D64E" w14:textId="0FBE14A3" w:rsidR="718F4494" w:rsidRDefault="718F4494" w:rsidP="718F4494">
            <w:pPr>
              <w:rPr>
                <w:b/>
                <w:bCs/>
              </w:rPr>
            </w:pPr>
          </w:p>
          <w:p w14:paraId="5CFA7FC8" w14:textId="13F42BF2" w:rsidR="718F4494" w:rsidRDefault="718F4494" w:rsidP="718F4494">
            <w:pPr>
              <w:rPr>
                <w:b/>
                <w:bCs/>
              </w:rPr>
            </w:pPr>
          </w:p>
        </w:tc>
        <w:tc>
          <w:tcPr>
            <w:tcW w:w="3120" w:type="dxa"/>
          </w:tcPr>
          <w:p w14:paraId="54A5E39E" w14:textId="17399C53" w:rsidR="718F4494" w:rsidRDefault="718F4494" w:rsidP="718F4494">
            <w:pPr>
              <w:rPr>
                <w:b/>
                <w:bCs/>
              </w:rPr>
            </w:pPr>
          </w:p>
        </w:tc>
      </w:tr>
      <w:tr w:rsidR="718F4494" w14:paraId="6F0D6C86" w14:textId="77777777" w:rsidTr="718F4494">
        <w:trPr>
          <w:trHeight w:val="300"/>
        </w:trPr>
        <w:tc>
          <w:tcPr>
            <w:tcW w:w="3120" w:type="dxa"/>
          </w:tcPr>
          <w:p w14:paraId="5E659BF9" w14:textId="17399C53" w:rsidR="718F4494" w:rsidRDefault="718F4494" w:rsidP="718F4494">
            <w:pPr>
              <w:rPr>
                <w:b/>
                <w:bCs/>
              </w:rPr>
            </w:pPr>
          </w:p>
        </w:tc>
        <w:tc>
          <w:tcPr>
            <w:tcW w:w="3120" w:type="dxa"/>
          </w:tcPr>
          <w:p w14:paraId="7EE06F0B" w14:textId="136C9BC6" w:rsidR="718F4494" w:rsidRDefault="718F4494" w:rsidP="718F4494">
            <w:pPr>
              <w:rPr>
                <w:b/>
                <w:bCs/>
              </w:rPr>
            </w:pPr>
          </w:p>
          <w:p w14:paraId="020B724B" w14:textId="5CD353F0" w:rsidR="718F4494" w:rsidRDefault="718F4494" w:rsidP="718F4494">
            <w:pPr>
              <w:rPr>
                <w:b/>
                <w:bCs/>
              </w:rPr>
            </w:pPr>
          </w:p>
        </w:tc>
        <w:tc>
          <w:tcPr>
            <w:tcW w:w="3120" w:type="dxa"/>
          </w:tcPr>
          <w:p w14:paraId="6F4243B6" w14:textId="17399C53" w:rsidR="718F4494" w:rsidRDefault="718F4494" w:rsidP="718F4494">
            <w:pPr>
              <w:rPr>
                <w:b/>
                <w:bCs/>
              </w:rPr>
            </w:pPr>
          </w:p>
        </w:tc>
      </w:tr>
      <w:tr w:rsidR="718F4494" w14:paraId="66D2607A" w14:textId="77777777" w:rsidTr="718F4494">
        <w:trPr>
          <w:trHeight w:val="300"/>
        </w:trPr>
        <w:tc>
          <w:tcPr>
            <w:tcW w:w="3120" w:type="dxa"/>
          </w:tcPr>
          <w:p w14:paraId="1780E62F" w14:textId="17399C53" w:rsidR="718F4494" w:rsidRDefault="718F4494" w:rsidP="718F4494">
            <w:pPr>
              <w:rPr>
                <w:b/>
                <w:bCs/>
              </w:rPr>
            </w:pPr>
          </w:p>
        </w:tc>
        <w:tc>
          <w:tcPr>
            <w:tcW w:w="3120" w:type="dxa"/>
          </w:tcPr>
          <w:p w14:paraId="5F473D4E" w14:textId="6E78838D" w:rsidR="718F4494" w:rsidRDefault="718F4494" w:rsidP="718F4494">
            <w:pPr>
              <w:rPr>
                <w:b/>
                <w:bCs/>
              </w:rPr>
            </w:pPr>
          </w:p>
          <w:p w14:paraId="6775040E" w14:textId="20654E07" w:rsidR="718F4494" w:rsidRDefault="718F4494" w:rsidP="718F4494">
            <w:pPr>
              <w:rPr>
                <w:b/>
                <w:bCs/>
              </w:rPr>
            </w:pPr>
          </w:p>
        </w:tc>
        <w:tc>
          <w:tcPr>
            <w:tcW w:w="3120" w:type="dxa"/>
          </w:tcPr>
          <w:p w14:paraId="3F430AED" w14:textId="17399C53" w:rsidR="718F4494" w:rsidRDefault="718F4494" w:rsidP="718F4494">
            <w:pPr>
              <w:rPr>
                <w:b/>
                <w:bCs/>
              </w:rPr>
            </w:pPr>
          </w:p>
        </w:tc>
      </w:tr>
      <w:tr w:rsidR="718F4494" w14:paraId="72F49FE6" w14:textId="77777777" w:rsidTr="718F4494">
        <w:trPr>
          <w:trHeight w:val="300"/>
        </w:trPr>
        <w:tc>
          <w:tcPr>
            <w:tcW w:w="3120" w:type="dxa"/>
          </w:tcPr>
          <w:p w14:paraId="363F1471" w14:textId="17399C53" w:rsidR="718F4494" w:rsidRDefault="718F4494" w:rsidP="718F4494">
            <w:pPr>
              <w:rPr>
                <w:b/>
                <w:bCs/>
              </w:rPr>
            </w:pPr>
          </w:p>
        </w:tc>
        <w:tc>
          <w:tcPr>
            <w:tcW w:w="3120" w:type="dxa"/>
          </w:tcPr>
          <w:p w14:paraId="01CFD7E1" w14:textId="18FDA147" w:rsidR="718F4494" w:rsidRDefault="718F4494" w:rsidP="718F4494">
            <w:pPr>
              <w:rPr>
                <w:b/>
                <w:bCs/>
              </w:rPr>
            </w:pPr>
          </w:p>
          <w:p w14:paraId="2945C658" w14:textId="76257E82" w:rsidR="718F4494" w:rsidRDefault="718F4494" w:rsidP="718F4494">
            <w:pPr>
              <w:rPr>
                <w:b/>
                <w:bCs/>
              </w:rPr>
            </w:pPr>
          </w:p>
        </w:tc>
        <w:tc>
          <w:tcPr>
            <w:tcW w:w="3120" w:type="dxa"/>
          </w:tcPr>
          <w:p w14:paraId="41F670E7" w14:textId="17399C53" w:rsidR="718F4494" w:rsidRDefault="718F4494" w:rsidP="718F4494">
            <w:pPr>
              <w:rPr>
                <w:b/>
                <w:bCs/>
              </w:rPr>
            </w:pPr>
          </w:p>
        </w:tc>
      </w:tr>
      <w:tr w:rsidR="718F4494" w14:paraId="00D3CCF2" w14:textId="77777777" w:rsidTr="718F4494">
        <w:trPr>
          <w:trHeight w:val="300"/>
        </w:trPr>
        <w:tc>
          <w:tcPr>
            <w:tcW w:w="3120" w:type="dxa"/>
          </w:tcPr>
          <w:p w14:paraId="7987D7A6" w14:textId="17399C53" w:rsidR="718F4494" w:rsidRDefault="718F4494" w:rsidP="718F4494">
            <w:pPr>
              <w:rPr>
                <w:b/>
                <w:bCs/>
              </w:rPr>
            </w:pPr>
          </w:p>
        </w:tc>
        <w:tc>
          <w:tcPr>
            <w:tcW w:w="3120" w:type="dxa"/>
          </w:tcPr>
          <w:p w14:paraId="262C739D" w14:textId="5A855A8E" w:rsidR="718F4494" w:rsidRDefault="718F4494" w:rsidP="718F4494">
            <w:pPr>
              <w:rPr>
                <w:b/>
                <w:bCs/>
              </w:rPr>
            </w:pPr>
          </w:p>
          <w:p w14:paraId="59B15E87" w14:textId="0E951F6E" w:rsidR="718F4494" w:rsidRDefault="718F4494" w:rsidP="718F4494">
            <w:pPr>
              <w:rPr>
                <w:b/>
                <w:bCs/>
              </w:rPr>
            </w:pPr>
          </w:p>
        </w:tc>
        <w:tc>
          <w:tcPr>
            <w:tcW w:w="3120" w:type="dxa"/>
          </w:tcPr>
          <w:p w14:paraId="3D586AE5" w14:textId="17399C53" w:rsidR="718F4494" w:rsidRDefault="718F4494" w:rsidP="718F4494">
            <w:pPr>
              <w:rPr>
                <w:b/>
                <w:bCs/>
              </w:rPr>
            </w:pPr>
          </w:p>
        </w:tc>
      </w:tr>
      <w:tr w:rsidR="718F4494" w14:paraId="5B4EF5BE" w14:textId="77777777" w:rsidTr="718F4494">
        <w:trPr>
          <w:trHeight w:val="300"/>
        </w:trPr>
        <w:tc>
          <w:tcPr>
            <w:tcW w:w="3120" w:type="dxa"/>
          </w:tcPr>
          <w:p w14:paraId="618A15D2" w14:textId="17399C53" w:rsidR="718F4494" w:rsidRDefault="718F4494" w:rsidP="718F4494">
            <w:pPr>
              <w:rPr>
                <w:b/>
                <w:bCs/>
              </w:rPr>
            </w:pPr>
          </w:p>
        </w:tc>
        <w:tc>
          <w:tcPr>
            <w:tcW w:w="3120" w:type="dxa"/>
          </w:tcPr>
          <w:p w14:paraId="303F57A4" w14:textId="66C291DE" w:rsidR="718F4494" w:rsidRDefault="718F4494" w:rsidP="718F4494">
            <w:pPr>
              <w:rPr>
                <w:b/>
                <w:bCs/>
              </w:rPr>
            </w:pPr>
          </w:p>
          <w:p w14:paraId="1FC96B0B" w14:textId="76261F61" w:rsidR="718F4494" w:rsidRDefault="718F4494" w:rsidP="718F4494">
            <w:pPr>
              <w:rPr>
                <w:b/>
                <w:bCs/>
              </w:rPr>
            </w:pPr>
          </w:p>
        </w:tc>
        <w:tc>
          <w:tcPr>
            <w:tcW w:w="3120" w:type="dxa"/>
          </w:tcPr>
          <w:p w14:paraId="36F49D09" w14:textId="17399C53" w:rsidR="718F4494" w:rsidRDefault="718F4494" w:rsidP="718F4494">
            <w:pPr>
              <w:rPr>
                <w:b/>
                <w:bCs/>
              </w:rPr>
            </w:pPr>
          </w:p>
        </w:tc>
      </w:tr>
      <w:tr w:rsidR="718F4494" w14:paraId="17388137" w14:textId="77777777" w:rsidTr="718F4494">
        <w:trPr>
          <w:trHeight w:val="300"/>
        </w:trPr>
        <w:tc>
          <w:tcPr>
            <w:tcW w:w="3120" w:type="dxa"/>
          </w:tcPr>
          <w:p w14:paraId="25712A31" w14:textId="17399C53" w:rsidR="718F4494" w:rsidRDefault="718F4494" w:rsidP="718F4494">
            <w:pPr>
              <w:rPr>
                <w:b/>
                <w:bCs/>
              </w:rPr>
            </w:pPr>
          </w:p>
        </w:tc>
        <w:tc>
          <w:tcPr>
            <w:tcW w:w="3120" w:type="dxa"/>
          </w:tcPr>
          <w:p w14:paraId="27646350" w14:textId="04630461" w:rsidR="718F4494" w:rsidRDefault="718F4494" w:rsidP="718F4494">
            <w:pPr>
              <w:rPr>
                <w:b/>
                <w:bCs/>
              </w:rPr>
            </w:pPr>
          </w:p>
          <w:p w14:paraId="05812794" w14:textId="0E01B2D4" w:rsidR="718F4494" w:rsidRDefault="718F4494" w:rsidP="718F4494">
            <w:pPr>
              <w:rPr>
                <w:b/>
                <w:bCs/>
              </w:rPr>
            </w:pPr>
          </w:p>
        </w:tc>
        <w:tc>
          <w:tcPr>
            <w:tcW w:w="3120" w:type="dxa"/>
          </w:tcPr>
          <w:p w14:paraId="2CCD5FC2" w14:textId="17399C53" w:rsidR="718F4494" w:rsidRDefault="718F4494" w:rsidP="718F4494">
            <w:pPr>
              <w:rPr>
                <w:b/>
                <w:bCs/>
              </w:rPr>
            </w:pPr>
          </w:p>
        </w:tc>
      </w:tr>
      <w:tr w:rsidR="718F4494" w14:paraId="49911D35" w14:textId="77777777" w:rsidTr="718F4494">
        <w:trPr>
          <w:trHeight w:val="300"/>
        </w:trPr>
        <w:tc>
          <w:tcPr>
            <w:tcW w:w="3120" w:type="dxa"/>
          </w:tcPr>
          <w:p w14:paraId="25CA835E" w14:textId="17399C53" w:rsidR="718F4494" w:rsidRDefault="718F4494" w:rsidP="718F4494">
            <w:pPr>
              <w:rPr>
                <w:b/>
                <w:bCs/>
              </w:rPr>
            </w:pPr>
          </w:p>
        </w:tc>
        <w:tc>
          <w:tcPr>
            <w:tcW w:w="3120" w:type="dxa"/>
          </w:tcPr>
          <w:p w14:paraId="2B314DE5" w14:textId="0FBE14A3" w:rsidR="718F4494" w:rsidRDefault="718F4494" w:rsidP="718F4494">
            <w:pPr>
              <w:rPr>
                <w:b/>
                <w:bCs/>
              </w:rPr>
            </w:pPr>
          </w:p>
          <w:p w14:paraId="47594828" w14:textId="13F42BF2" w:rsidR="718F4494" w:rsidRDefault="718F4494" w:rsidP="718F4494">
            <w:pPr>
              <w:rPr>
                <w:b/>
                <w:bCs/>
              </w:rPr>
            </w:pPr>
          </w:p>
        </w:tc>
        <w:tc>
          <w:tcPr>
            <w:tcW w:w="3120" w:type="dxa"/>
          </w:tcPr>
          <w:p w14:paraId="286638DC" w14:textId="17399C53" w:rsidR="718F4494" w:rsidRDefault="718F4494" w:rsidP="718F4494">
            <w:pPr>
              <w:rPr>
                <w:b/>
                <w:bCs/>
              </w:rPr>
            </w:pPr>
          </w:p>
        </w:tc>
      </w:tr>
      <w:tr w:rsidR="718F4494" w14:paraId="1301C863" w14:textId="77777777" w:rsidTr="718F4494">
        <w:trPr>
          <w:trHeight w:val="300"/>
        </w:trPr>
        <w:tc>
          <w:tcPr>
            <w:tcW w:w="3120" w:type="dxa"/>
          </w:tcPr>
          <w:p w14:paraId="1AD7A300" w14:textId="17399C53" w:rsidR="718F4494" w:rsidRDefault="718F4494" w:rsidP="718F4494">
            <w:pPr>
              <w:rPr>
                <w:b/>
                <w:bCs/>
              </w:rPr>
            </w:pPr>
          </w:p>
        </w:tc>
        <w:tc>
          <w:tcPr>
            <w:tcW w:w="3120" w:type="dxa"/>
          </w:tcPr>
          <w:p w14:paraId="0D25D528" w14:textId="136C9BC6" w:rsidR="718F4494" w:rsidRDefault="718F4494" w:rsidP="718F4494">
            <w:pPr>
              <w:rPr>
                <w:b/>
                <w:bCs/>
              </w:rPr>
            </w:pPr>
          </w:p>
          <w:p w14:paraId="55A7A801" w14:textId="5CD353F0" w:rsidR="718F4494" w:rsidRDefault="718F4494" w:rsidP="718F4494">
            <w:pPr>
              <w:rPr>
                <w:b/>
                <w:bCs/>
              </w:rPr>
            </w:pPr>
          </w:p>
        </w:tc>
        <w:tc>
          <w:tcPr>
            <w:tcW w:w="3120" w:type="dxa"/>
          </w:tcPr>
          <w:p w14:paraId="12C59C0D" w14:textId="17399C53" w:rsidR="718F4494" w:rsidRDefault="718F4494" w:rsidP="718F4494">
            <w:pPr>
              <w:rPr>
                <w:b/>
                <w:bCs/>
              </w:rPr>
            </w:pPr>
          </w:p>
        </w:tc>
      </w:tr>
      <w:tr w:rsidR="718F4494" w14:paraId="6B2188F1" w14:textId="77777777" w:rsidTr="718F4494">
        <w:trPr>
          <w:trHeight w:val="300"/>
        </w:trPr>
        <w:tc>
          <w:tcPr>
            <w:tcW w:w="3120" w:type="dxa"/>
          </w:tcPr>
          <w:p w14:paraId="7B1509F0" w14:textId="17399C53" w:rsidR="718F4494" w:rsidRDefault="718F4494" w:rsidP="718F4494">
            <w:pPr>
              <w:rPr>
                <w:b/>
                <w:bCs/>
              </w:rPr>
            </w:pPr>
          </w:p>
        </w:tc>
        <w:tc>
          <w:tcPr>
            <w:tcW w:w="3120" w:type="dxa"/>
          </w:tcPr>
          <w:p w14:paraId="20BB6B2E" w14:textId="6E78838D" w:rsidR="718F4494" w:rsidRDefault="718F4494" w:rsidP="718F4494">
            <w:pPr>
              <w:rPr>
                <w:b/>
                <w:bCs/>
              </w:rPr>
            </w:pPr>
          </w:p>
          <w:p w14:paraId="30975AD2" w14:textId="20654E07" w:rsidR="718F4494" w:rsidRDefault="718F4494" w:rsidP="718F4494">
            <w:pPr>
              <w:rPr>
                <w:b/>
                <w:bCs/>
              </w:rPr>
            </w:pPr>
          </w:p>
        </w:tc>
        <w:tc>
          <w:tcPr>
            <w:tcW w:w="3120" w:type="dxa"/>
          </w:tcPr>
          <w:p w14:paraId="2F0036A8" w14:textId="17399C53" w:rsidR="718F4494" w:rsidRDefault="718F4494" w:rsidP="718F4494">
            <w:pPr>
              <w:rPr>
                <w:b/>
                <w:bCs/>
              </w:rPr>
            </w:pPr>
          </w:p>
        </w:tc>
      </w:tr>
      <w:tr w:rsidR="718F4494" w14:paraId="7D2A9CE5" w14:textId="77777777" w:rsidTr="718F4494">
        <w:trPr>
          <w:trHeight w:val="300"/>
        </w:trPr>
        <w:tc>
          <w:tcPr>
            <w:tcW w:w="3120" w:type="dxa"/>
          </w:tcPr>
          <w:p w14:paraId="431CD8CE" w14:textId="17399C53" w:rsidR="718F4494" w:rsidRDefault="718F4494" w:rsidP="718F4494">
            <w:pPr>
              <w:rPr>
                <w:b/>
                <w:bCs/>
              </w:rPr>
            </w:pPr>
          </w:p>
        </w:tc>
        <w:tc>
          <w:tcPr>
            <w:tcW w:w="3120" w:type="dxa"/>
          </w:tcPr>
          <w:p w14:paraId="13AD4E6A" w14:textId="18FDA147" w:rsidR="718F4494" w:rsidRDefault="718F4494" w:rsidP="718F4494">
            <w:pPr>
              <w:rPr>
                <w:b/>
                <w:bCs/>
              </w:rPr>
            </w:pPr>
          </w:p>
          <w:p w14:paraId="28273EBC" w14:textId="76257E82" w:rsidR="718F4494" w:rsidRDefault="718F4494" w:rsidP="718F4494">
            <w:pPr>
              <w:rPr>
                <w:b/>
                <w:bCs/>
              </w:rPr>
            </w:pPr>
          </w:p>
        </w:tc>
        <w:tc>
          <w:tcPr>
            <w:tcW w:w="3120" w:type="dxa"/>
          </w:tcPr>
          <w:p w14:paraId="143154D3" w14:textId="17399C53" w:rsidR="718F4494" w:rsidRDefault="718F4494" w:rsidP="718F4494">
            <w:pPr>
              <w:rPr>
                <w:b/>
                <w:bCs/>
              </w:rPr>
            </w:pPr>
          </w:p>
        </w:tc>
      </w:tr>
      <w:tr w:rsidR="718F4494" w14:paraId="2AB35533" w14:textId="77777777" w:rsidTr="718F4494">
        <w:trPr>
          <w:trHeight w:val="300"/>
        </w:trPr>
        <w:tc>
          <w:tcPr>
            <w:tcW w:w="3120" w:type="dxa"/>
          </w:tcPr>
          <w:p w14:paraId="38B3D69D" w14:textId="17399C53" w:rsidR="718F4494" w:rsidRDefault="718F4494" w:rsidP="718F4494">
            <w:pPr>
              <w:rPr>
                <w:b/>
                <w:bCs/>
              </w:rPr>
            </w:pPr>
          </w:p>
        </w:tc>
        <w:tc>
          <w:tcPr>
            <w:tcW w:w="3120" w:type="dxa"/>
          </w:tcPr>
          <w:p w14:paraId="0BEA1B26" w14:textId="5A855A8E" w:rsidR="718F4494" w:rsidRDefault="718F4494" w:rsidP="718F4494">
            <w:pPr>
              <w:rPr>
                <w:b/>
                <w:bCs/>
              </w:rPr>
            </w:pPr>
          </w:p>
          <w:p w14:paraId="7D6C69D8" w14:textId="0E951F6E" w:rsidR="718F4494" w:rsidRDefault="718F4494" w:rsidP="718F4494">
            <w:pPr>
              <w:rPr>
                <w:b/>
                <w:bCs/>
              </w:rPr>
            </w:pPr>
          </w:p>
        </w:tc>
        <w:tc>
          <w:tcPr>
            <w:tcW w:w="3120" w:type="dxa"/>
          </w:tcPr>
          <w:p w14:paraId="778864AA" w14:textId="17399C53" w:rsidR="718F4494" w:rsidRDefault="718F4494" w:rsidP="718F4494">
            <w:pPr>
              <w:rPr>
                <w:b/>
                <w:bCs/>
              </w:rPr>
            </w:pPr>
          </w:p>
        </w:tc>
      </w:tr>
      <w:tr w:rsidR="718F4494" w14:paraId="50AE70C5" w14:textId="77777777" w:rsidTr="718F4494">
        <w:trPr>
          <w:trHeight w:val="300"/>
        </w:trPr>
        <w:tc>
          <w:tcPr>
            <w:tcW w:w="3120" w:type="dxa"/>
          </w:tcPr>
          <w:p w14:paraId="73CA0C85" w14:textId="17399C53" w:rsidR="718F4494" w:rsidRDefault="718F4494" w:rsidP="718F4494">
            <w:pPr>
              <w:rPr>
                <w:b/>
                <w:bCs/>
              </w:rPr>
            </w:pPr>
          </w:p>
        </w:tc>
        <w:tc>
          <w:tcPr>
            <w:tcW w:w="3120" w:type="dxa"/>
          </w:tcPr>
          <w:p w14:paraId="4E51DD6C" w14:textId="66C291DE" w:rsidR="718F4494" w:rsidRDefault="718F4494" w:rsidP="718F4494">
            <w:pPr>
              <w:rPr>
                <w:b/>
                <w:bCs/>
              </w:rPr>
            </w:pPr>
          </w:p>
          <w:p w14:paraId="2ECDD045" w14:textId="76261F61" w:rsidR="718F4494" w:rsidRDefault="718F4494" w:rsidP="718F4494">
            <w:pPr>
              <w:rPr>
                <w:b/>
                <w:bCs/>
              </w:rPr>
            </w:pPr>
          </w:p>
        </w:tc>
        <w:tc>
          <w:tcPr>
            <w:tcW w:w="3120" w:type="dxa"/>
          </w:tcPr>
          <w:p w14:paraId="3EE3D2C6" w14:textId="17399C53" w:rsidR="718F4494" w:rsidRDefault="718F4494" w:rsidP="718F4494">
            <w:pPr>
              <w:rPr>
                <w:b/>
                <w:bCs/>
              </w:rPr>
            </w:pPr>
          </w:p>
        </w:tc>
      </w:tr>
    </w:tbl>
    <w:p w14:paraId="13B112ED" w14:textId="704F07EB" w:rsidR="4D448DE5" w:rsidRDefault="4D448DE5" w:rsidP="00FC151D">
      <w:pPr>
        <w:jc w:val="center"/>
        <w:rPr>
          <w:b/>
          <w:bCs/>
        </w:rPr>
      </w:pPr>
      <w:r w:rsidRPr="718F4494">
        <w:rPr>
          <w:b/>
          <w:bCs/>
        </w:rPr>
        <w:lastRenderedPageBreak/>
        <w:t>Appendix C – Documented work on the vehicle</w:t>
      </w:r>
    </w:p>
    <w:p w14:paraId="7AA804EF" w14:textId="0845F172" w:rsidR="718F4494" w:rsidRDefault="718F4494" w:rsidP="718F4494">
      <w:pPr>
        <w:jc w:val="center"/>
        <w:rPr>
          <w:b/>
          <w:bCs/>
        </w:rPr>
      </w:pPr>
    </w:p>
    <w:tbl>
      <w:tblPr>
        <w:tblStyle w:val="TableGrid"/>
        <w:tblW w:w="9360" w:type="dxa"/>
        <w:tblLayout w:type="fixed"/>
        <w:tblLook w:val="06A0" w:firstRow="1" w:lastRow="0" w:firstColumn="1" w:lastColumn="0" w:noHBand="1" w:noVBand="1"/>
      </w:tblPr>
      <w:tblGrid>
        <w:gridCol w:w="2340"/>
        <w:gridCol w:w="2340"/>
        <w:gridCol w:w="2340"/>
        <w:gridCol w:w="2340"/>
      </w:tblGrid>
      <w:tr w:rsidR="718F4494" w14:paraId="570B0078" w14:textId="77777777" w:rsidTr="00FC151D">
        <w:trPr>
          <w:trHeight w:val="300"/>
        </w:trPr>
        <w:tc>
          <w:tcPr>
            <w:tcW w:w="2340" w:type="dxa"/>
          </w:tcPr>
          <w:p w14:paraId="34B98300" w14:textId="3EB1B6E6" w:rsidR="718F4494" w:rsidRDefault="718F4494" w:rsidP="718F4494">
            <w:pPr>
              <w:jc w:val="center"/>
              <w:rPr>
                <w:b/>
                <w:bCs/>
              </w:rPr>
            </w:pPr>
            <w:r w:rsidRPr="718F4494">
              <w:rPr>
                <w:b/>
                <w:bCs/>
              </w:rPr>
              <w:t>Printed faculty/staff/student name</w:t>
            </w:r>
          </w:p>
        </w:tc>
        <w:tc>
          <w:tcPr>
            <w:tcW w:w="2340" w:type="dxa"/>
          </w:tcPr>
          <w:p w14:paraId="67D9F0EE" w14:textId="13E3A8FB" w:rsidR="718F4494" w:rsidRDefault="718F4494" w:rsidP="718F4494">
            <w:pPr>
              <w:jc w:val="center"/>
              <w:rPr>
                <w:b/>
                <w:bCs/>
              </w:rPr>
            </w:pPr>
            <w:r w:rsidRPr="718F4494">
              <w:rPr>
                <w:b/>
                <w:bCs/>
              </w:rPr>
              <w:t>Date</w:t>
            </w:r>
          </w:p>
        </w:tc>
        <w:tc>
          <w:tcPr>
            <w:tcW w:w="2340" w:type="dxa"/>
          </w:tcPr>
          <w:p w14:paraId="52894DA2" w14:textId="29DE3B44" w:rsidR="737A528D" w:rsidRDefault="737A528D" w:rsidP="718F4494">
            <w:pPr>
              <w:jc w:val="center"/>
            </w:pPr>
            <w:r w:rsidRPr="718F4494">
              <w:rPr>
                <w:b/>
                <w:bCs/>
              </w:rPr>
              <w:t>Work being done on the car</w:t>
            </w:r>
          </w:p>
        </w:tc>
        <w:tc>
          <w:tcPr>
            <w:tcW w:w="2340" w:type="dxa"/>
          </w:tcPr>
          <w:p w14:paraId="7C1AFA71" w14:textId="689C7C1F" w:rsidR="737A528D" w:rsidRDefault="737A528D" w:rsidP="718F4494">
            <w:pPr>
              <w:jc w:val="center"/>
              <w:rPr>
                <w:b/>
                <w:bCs/>
              </w:rPr>
            </w:pPr>
            <w:r w:rsidRPr="718F4494">
              <w:rPr>
                <w:b/>
                <w:bCs/>
              </w:rPr>
              <w:t>Estimated time car will be in high bay</w:t>
            </w:r>
          </w:p>
        </w:tc>
      </w:tr>
      <w:tr w:rsidR="718F4494" w14:paraId="3EC041A0" w14:textId="77777777" w:rsidTr="00FC151D">
        <w:trPr>
          <w:trHeight w:val="300"/>
        </w:trPr>
        <w:tc>
          <w:tcPr>
            <w:tcW w:w="2340" w:type="dxa"/>
          </w:tcPr>
          <w:p w14:paraId="209B01CB" w14:textId="17399C53" w:rsidR="718F4494" w:rsidRDefault="718F4494" w:rsidP="718F4494">
            <w:pPr>
              <w:rPr>
                <w:b/>
                <w:bCs/>
              </w:rPr>
            </w:pPr>
          </w:p>
        </w:tc>
        <w:tc>
          <w:tcPr>
            <w:tcW w:w="2340" w:type="dxa"/>
          </w:tcPr>
          <w:p w14:paraId="5DDFC0AF" w14:textId="04630461" w:rsidR="718F4494" w:rsidRDefault="718F4494" w:rsidP="718F4494">
            <w:pPr>
              <w:rPr>
                <w:b/>
                <w:bCs/>
              </w:rPr>
            </w:pPr>
          </w:p>
          <w:p w14:paraId="4E0C4C80" w14:textId="0E01B2D4" w:rsidR="718F4494" w:rsidRDefault="718F4494" w:rsidP="718F4494">
            <w:pPr>
              <w:rPr>
                <w:b/>
                <w:bCs/>
              </w:rPr>
            </w:pPr>
          </w:p>
        </w:tc>
        <w:tc>
          <w:tcPr>
            <w:tcW w:w="2340" w:type="dxa"/>
          </w:tcPr>
          <w:p w14:paraId="4FD4ED05" w14:textId="17399C53" w:rsidR="718F4494" w:rsidRDefault="718F4494" w:rsidP="718F4494">
            <w:pPr>
              <w:rPr>
                <w:b/>
                <w:bCs/>
              </w:rPr>
            </w:pPr>
          </w:p>
        </w:tc>
        <w:tc>
          <w:tcPr>
            <w:tcW w:w="2340" w:type="dxa"/>
          </w:tcPr>
          <w:p w14:paraId="3C8BF323" w14:textId="299B1274" w:rsidR="718F4494" w:rsidRDefault="718F4494" w:rsidP="718F4494">
            <w:pPr>
              <w:rPr>
                <w:b/>
                <w:bCs/>
              </w:rPr>
            </w:pPr>
          </w:p>
        </w:tc>
      </w:tr>
      <w:tr w:rsidR="718F4494" w14:paraId="5D7C2B5A" w14:textId="77777777" w:rsidTr="00FC151D">
        <w:trPr>
          <w:trHeight w:val="300"/>
        </w:trPr>
        <w:tc>
          <w:tcPr>
            <w:tcW w:w="2340" w:type="dxa"/>
          </w:tcPr>
          <w:p w14:paraId="76A4D824" w14:textId="17399C53" w:rsidR="718F4494" w:rsidRDefault="718F4494" w:rsidP="718F4494">
            <w:pPr>
              <w:rPr>
                <w:b/>
                <w:bCs/>
              </w:rPr>
            </w:pPr>
          </w:p>
        </w:tc>
        <w:tc>
          <w:tcPr>
            <w:tcW w:w="2340" w:type="dxa"/>
          </w:tcPr>
          <w:p w14:paraId="315B481F" w14:textId="0FBE14A3" w:rsidR="718F4494" w:rsidRDefault="718F4494" w:rsidP="718F4494">
            <w:pPr>
              <w:rPr>
                <w:b/>
                <w:bCs/>
              </w:rPr>
            </w:pPr>
          </w:p>
          <w:p w14:paraId="1D8D6287" w14:textId="13F42BF2" w:rsidR="718F4494" w:rsidRDefault="718F4494" w:rsidP="718F4494">
            <w:pPr>
              <w:rPr>
                <w:b/>
                <w:bCs/>
              </w:rPr>
            </w:pPr>
          </w:p>
        </w:tc>
        <w:tc>
          <w:tcPr>
            <w:tcW w:w="2340" w:type="dxa"/>
          </w:tcPr>
          <w:p w14:paraId="1EEE6069" w14:textId="17399C53" w:rsidR="718F4494" w:rsidRDefault="718F4494" w:rsidP="718F4494">
            <w:pPr>
              <w:rPr>
                <w:b/>
                <w:bCs/>
              </w:rPr>
            </w:pPr>
          </w:p>
        </w:tc>
        <w:tc>
          <w:tcPr>
            <w:tcW w:w="2340" w:type="dxa"/>
          </w:tcPr>
          <w:p w14:paraId="49851484" w14:textId="1B97AEE0" w:rsidR="718F4494" w:rsidRDefault="718F4494" w:rsidP="718F4494">
            <w:pPr>
              <w:rPr>
                <w:b/>
                <w:bCs/>
              </w:rPr>
            </w:pPr>
          </w:p>
        </w:tc>
      </w:tr>
      <w:tr w:rsidR="718F4494" w14:paraId="62EE947A" w14:textId="77777777" w:rsidTr="00FC151D">
        <w:trPr>
          <w:trHeight w:val="300"/>
        </w:trPr>
        <w:tc>
          <w:tcPr>
            <w:tcW w:w="2340" w:type="dxa"/>
          </w:tcPr>
          <w:p w14:paraId="52028ACC" w14:textId="17399C53" w:rsidR="718F4494" w:rsidRDefault="718F4494" w:rsidP="718F4494">
            <w:pPr>
              <w:rPr>
                <w:b/>
                <w:bCs/>
              </w:rPr>
            </w:pPr>
          </w:p>
        </w:tc>
        <w:tc>
          <w:tcPr>
            <w:tcW w:w="2340" w:type="dxa"/>
          </w:tcPr>
          <w:p w14:paraId="438E75BE" w14:textId="136C9BC6" w:rsidR="718F4494" w:rsidRDefault="718F4494" w:rsidP="718F4494">
            <w:pPr>
              <w:rPr>
                <w:b/>
                <w:bCs/>
              </w:rPr>
            </w:pPr>
          </w:p>
          <w:p w14:paraId="450B0C76" w14:textId="5CD353F0" w:rsidR="718F4494" w:rsidRDefault="718F4494" w:rsidP="718F4494">
            <w:pPr>
              <w:rPr>
                <w:b/>
                <w:bCs/>
              </w:rPr>
            </w:pPr>
          </w:p>
        </w:tc>
        <w:tc>
          <w:tcPr>
            <w:tcW w:w="2340" w:type="dxa"/>
          </w:tcPr>
          <w:p w14:paraId="0252FF8D" w14:textId="17399C53" w:rsidR="718F4494" w:rsidRDefault="718F4494" w:rsidP="718F4494">
            <w:pPr>
              <w:rPr>
                <w:b/>
                <w:bCs/>
              </w:rPr>
            </w:pPr>
          </w:p>
        </w:tc>
        <w:tc>
          <w:tcPr>
            <w:tcW w:w="2340" w:type="dxa"/>
          </w:tcPr>
          <w:p w14:paraId="0BABB860" w14:textId="13CDB750" w:rsidR="718F4494" w:rsidRDefault="718F4494" w:rsidP="718F4494">
            <w:pPr>
              <w:rPr>
                <w:b/>
                <w:bCs/>
              </w:rPr>
            </w:pPr>
          </w:p>
        </w:tc>
      </w:tr>
      <w:tr w:rsidR="718F4494" w14:paraId="6B3FFBFF" w14:textId="77777777" w:rsidTr="00FC151D">
        <w:trPr>
          <w:trHeight w:val="300"/>
        </w:trPr>
        <w:tc>
          <w:tcPr>
            <w:tcW w:w="2340" w:type="dxa"/>
          </w:tcPr>
          <w:p w14:paraId="6F785403" w14:textId="17399C53" w:rsidR="718F4494" w:rsidRDefault="718F4494" w:rsidP="718F4494">
            <w:pPr>
              <w:rPr>
                <w:b/>
                <w:bCs/>
              </w:rPr>
            </w:pPr>
          </w:p>
        </w:tc>
        <w:tc>
          <w:tcPr>
            <w:tcW w:w="2340" w:type="dxa"/>
          </w:tcPr>
          <w:p w14:paraId="159F4C57" w14:textId="6E78838D" w:rsidR="718F4494" w:rsidRDefault="718F4494" w:rsidP="718F4494">
            <w:pPr>
              <w:rPr>
                <w:b/>
                <w:bCs/>
              </w:rPr>
            </w:pPr>
          </w:p>
          <w:p w14:paraId="7D6DC5C0" w14:textId="20654E07" w:rsidR="718F4494" w:rsidRDefault="718F4494" w:rsidP="718F4494">
            <w:pPr>
              <w:rPr>
                <w:b/>
                <w:bCs/>
              </w:rPr>
            </w:pPr>
          </w:p>
        </w:tc>
        <w:tc>
          <w:tcPr>
            <w:tcW w:w="2340" w:type="dxa"/>
          </w:tcPr>
          <w:p w14:paraId="64853D3E" w14:textId="17399C53" w:rsidR="718F4494" w:rsidRDefault="718F4494" w:rsidP="718F4494">
            <w:pPr>
              <w:rPr>
                <w:b/>
                <w:bCs/>
              </w:rPr>
            </w:pPr>
          </w:p>
        </w:tc>
        <w:tc>
          <w:tcPr>
            <w:tcW w:w="2340" w:type="dxa"/>
          </w:tcPr>
          <w:p w14:paraId="018A6D32" w14:textId="6C88D381" w:rsidR="718F4494" w:rsidRDefault="718F4494" w:rsidP="718F4494">
            <w:pPr>
              <w:rPr>
                <w:b/>
                <w:bCs/>
              </w:rPr>
            </w:pPr>
          </w:p>
        </w:tc>
      </w:tr>
      <w:tr w:rsidR="718F4494" w14:paraId="1D1FB0A9" w14:textId="77777777" w:rsidTr="00FC151D">
        <w:trPr>
          <w:trHeight w:val="300"/>
        </w:trPr>
        <w:tc>
          <w:tcPr>
            <w:tcW w:w="2340" w:type="dxa"/>
          </w:tcPr>
          <w:p w14:paraId="5FC372C0" w14:textId="17399C53" w:rsidR="718F4494" w:rsidRDefault="718F4494" w:rsidP="718F4494">
            <w:pPr>
              <w:rPr>
                <w:b/>
                <w:bCs/>
              </w:rPr>
            </w:pPr>
          </w:p>
        </w:tc>
        <w:tc>
          <w:tcPr>
            <w:tcW w:w="2340" w:type="dxa"/>
          </w:tcPr>
          <w:p w14:paraId="189F3978" w14:textId="18FDA147" w:rsidR="718F4494" w:rsidRDefault="718F4494" w:rsidP="718F4494">
            <w:pPr>
              <w:rPr>
                <w:b/>
                <w:bCs/>
              </w:rPr>
            </w:pPr>
          </w:p>
          <w:p w14:paraId="3BC70693" w14:textId="76257E82" w:rsidR="718F4494" w:rsidRDefault="718F4494" w:rsidP="718F4494">
            <w:pPr>
              <w:rPr>
                <w:b/>
                <w:bCs/>
              </w:rPr>
            </w:pPr>
          </w:p>
        </w:tc>
        <w:tc>
          <w:tcPr>
            <w:tcW w:w="2340" w:type="dxa"/>
          </w:tcPr>
          <w:p w14:paraId="21115775" w14:textId="17399C53" w:rsidR="718F4494" w:rsidRDefault="718F4494" w:rsidP="718F4494">
            <w:pPr>
              <w:rPr>
                <w:b/>
                <w:bCs/>
              </w:rPr>
            </w:pPr>
          </w:p>
        </w:tc>
        <w:tc>
          <w:tcPr>
            <w:tcW w:w="2340" w:type="dxa"/>
          </w:tcPr>
          <w:p w14:paraId="4BF58883" w14:textId="5100ADF8" w:rsidR="718F4494" w:rsidRDefault="718F4494" w:rsidP="718F4494">
            <w:pPr>
              <w:rPr>
                <w:b/>
                <w:bCs/>
              </w:rPr>
            </w:pPr>
          </w:p>
        </w:tc>
      </w:tr>
      <w:tr w:rsidR="718F4494" w14:paraId="78D5B74A" w14:textId="77777777" w:rsidTr="00FC151D">
        <w:trPr>
          <w:trHeight w:val="300"/>
        </w:trPr>
        <w:tc>
          <w:tcPr>
            <w:tcW w:w="2340" w:type="dxa"/>
          </w:tcPr>
          <w:p w14:paraId="31487A3E" w14:textId="17399C53" w:rsidR="718F4494" w:rsidRDefault="718F4494" w:rsidP="718F4494">
            <w:pPr>
              <w:rPr>
                <w:b/>
                <w:bCs/>
              </w:rPr>
            </w:pPr>
          </w:p>
        </w:tc>
        <w:tc>
          <w:tcPr>
            <w:tcW w:w="2340" w:type="dxa"/>
          </w:tcPr>
          <w:p w14:paraId="54889255" w14:textId="5A855A8E" w:rsidR="718F4494" w:rsidRDefault="718F4494" w:rsidP="718F4494">
            <w:pPr>
              <w:rPr>
                <w:b/>
                <w:bCs/>
              </w:rPr>
            </w:pPr>
          </w:p>
          <w:p w14:paraId="02EBA9E9" w14:textId="0E951F6E" w:rsidR="718F4494" w:rsidRDefault="718F4494" w:rsidP="718F4494">
            <w:pPr>
              <w:rPr>
                <w:b/>
                <w:bCs/>
              </w:rPr>
            </w:pPr>
          </w:p>
        </w:tc>
        <w:tc>
          <w:tcPr>
            <w:tcW w:w="2340" w:type="dxa"/>
          </w:tcPr>
          <w:p w14:paraId="385F4BC4" w14:textId="17399C53" w:rsidR="718F4494" w:rsidRDefault="718F4494" w:rsidP="718F4494">
            <w:pPr>
              <w:rPr>
                <w:b/>
                <w:bCs/>
              </w:rPr>
            </w:pPr>
          </w:p>
        </w:tc>
        <w:tc>
          <w:tcPr>
            <w:tcW w:w="2340" w:type="dxa"/>
          </w:tcPr>
          <w:p w14:paraId="34DB65E9" w14:textId="794FD9B8" w:rsidR="718F4494" w:rsidRDefault="718F4494" w:rsidP="718F4494">
            <w:pPr>
              <w:rPr>
                <w:b/>
                <w:bCs/>
              </w:rPr>
            </w:pPr>
          </w:p>
        </w:tc>
      </w:tr>
      <w:tr w:rsidR="718F4494" w14:paraId="6D46A1F0" w14:textId="77777777" w:rsidTr="00FC151D">
        <w:trPr>
          <w:trHeight w:val="300"/>
        </w:trPr>
        <w:tc>
          <w:tcPr>
            <w:tcW w:w="2340" w:type="dxa"/>
          </w:tcPr>
          <w:p w14:paraId="430A1C2B" w14:textId="17399C53" w:rsidR="718F4494" w:rsidRDefault="718F4494" w:rsidP="718F4494">
            <w:pPr>
              <w:rPr>
                <w:b/>
                <w:bCs/>
              </w:rPr>
            </w:pPr>
          </w:p>
        </w:tc>
        <w:tc>
          <w:tcPr>
            <w:tcW w:w="2340" w:type="dxa"/>
          </w:tcPr>
          <w:p w14:paraId="07617534" w14:textId="66C291DE" w:rsidR="718F4494" w:rsidRDefault="718F4494" w:rsidP="718F4494">
            <w:pPr>
              <w:rPr>
                <w:b/>
                <w:bCs/>
              </w:rPr>
            </w:pPr>
          </w:p>
          <w:p w14:paraId="03DEED9D" w14:textId="76261F61" w:rsidR="718F4494" w:rsidRDefault="718F4494" w:rsidP="718F4494">
            <w:pPr>
              <w:rPr>
                <w:b/>
                <w:bCs/>
              </w:rPr>
            </w:pPr>
          </w:p>
        </w:tc>
        <w:tc>
          <w:tcPr>
            <w:tcW w:w="2340" w:type="dxa"/>
          </w:tcPr>
          <w:p w14:paraId="49E2583A" w14:textId="17399C53" w:rsidR="718F4494" w:rsidRDefault="718F4494" w:rsidP="718F4494">
            <w:pPr>
              <w:rPr>
                <w:b/>
                <w:bCs/>
              </w:rPr>
            </w:pPr>
          </w:p>
        </w:tc>
        <w:tc>
          <w:tcPr>
            <w:tcW w:w="2340" w:type="dxa"/>
          </w:tcPr>
          <w:p w14:paraId="3C9AF028" w14:textId="25BF0D9E" w:rsidR="718F4494" w:rsidRDefault="718F4494" w:rsidP="718F4494">
            <w:pPr>
              <w:rPr>
                <w:b/>
                <w:bCs/>
              </w:rPr>
            </w:pPr>
          </w:p>
        </w:tc>
      </w:tr>
      <w:tr w:rsidR="718F4494" w14:paraId="432121D6" w14:textId="77777777" w:rsidTr="00FC151D">
        <w:trPr>
          <w:trHeight w:val="300"/>
        </w:trPr>
        <w:tc>
          <w:tcPr>
            <w:tcW w:w="2340" w:type="dxa"/>
          </w:tcPr>
          <w:p w14:paraId="7EEB44A9" w14:textId="17399C53" w:rsidR="718F4494" w:rsidRDefault="718F4494" w:rsidP="718F4494">
            <w:pPr>
              <w:rPr>
                <w:b/>
                <w:bCs/>
              </w:rPr>
            </w:pPr>
          </w:p>
        </w:tc>
        <w:tc>
          <w:tcPr>
            <w:tcW w:w="2340" w:type="dxa"/>
          </w:tcPr>
          <w:p w14:paraId="3C0D8B50" w14:textId="04630461" w:rsidR="718F4494" w:rsidRDefault="718F4494" w:rsidP="718F4494">
            <w:pPr>
              <w:rPr>
                <w:b/>
                <w:bCs/>
              </w:rPr>
            </w:pPr>
          </w:p>
          <w:p w14:paraId="7458EBA4" w14:textId="0E01B2D4" w:rsidR="718F4494" w:rsidRDefault="718F4494" w:rsidP="718F4494">
            <w:pPr>
              <w:rPr>
                <w:b/>
                <w:bCs/>
              </w:rPr>
            </w:pPr>
          </w:p>
        </w:tc>
        <w:tc>
          <w:tcPr>
            <w:tcW w:w="2340" w:type="dxa"/>
          </w:tcPr>
          <w:p w14:paraId="4416092B" w14:textId="17399C53" w:rsidR="718F4494" w:rsidRDefault="718F4494" w:rsidP="718F4494">
            <w:pPr>
              <w:rPr>
                <w:b/>
                <w:bCs/>
              </w:rPr>
            </w:pPr>
          </w:p>
        </w:tc>
        <w:tc>
          <w:tcPr>
            <w:tcW w:w="2340" w:type="dxa"/>
          </w:tcPr>
          <w:p w14:paraId="59C5C711" w14:textId="5EEB9AE6" w:rsidR="718F4494" w:rsidRDefault="718F4494" w:rsidP="718F4494">
            <w:pPr>
              <w:rPr>
                <w:b/>
                <w:bCs/>
              </w:rPr>
            </w:pPr>
          </w:p>
        </w:tc>
      </w:tr>
      <w:tr w:rsidR="718F4494" w14:paraId="43BFF4F2" w14:textId="77777777" w:rsidTr="00FC151D">
        <w:trPr>
          <w:trHeight w:val="300"/>
        </w:trPr>
        <w:tc>
          <w:tcPr>
            <w:tcW w:w="2340" w:type="dxa"/>
          </w:tcPr>
          <w:p w14:paraId="3202DD88" w14:textId="17399C53" w:rsidR="718F4494" w:rsidRDefault="718F4494" w:rsidP="718F4494">
            <w:pPr>
              <w:rPr>
                <w:b/>
                <w:bCs/>
              </w:rPr>
            </w:pPr>
          </w:p>
        </w:tc>
        <w:tc>
          <w:tcPr>
            <w:tcW w:w="2340" w:type="dxa"/>
          </w:tcPr>
          <w:p w14:paraId="0D948DCA" w14:textId="0FBE14A3" w:rsidR="718F4494" w:rsidRDefault="718F4494" w:rsidP="718F4494">
            <w:pPr>
              <w:rPr>
                <w:b/>
                <w:bCs/>
              </w:rPr>
            </w:pPr>
          </w:p>
          <w:p w14:paraId="1D50AA06" w14:textId="13F42BF2" w:rsidR="718F4494" w:rsidRDefault="718F4494" w:rsidP="718F4494">
            <w:pPr>
              <w:rPr>
                <w:b/>
                <w:bCs/>
              </w:rPr>
            </w:pPr>
          </w:p>
        </w:tc>
        <w:tc>
          <w:tcPr>
            <w:tcW w:w="2340" w:type="dxa"/>
          </w:tcPr>
          <w:p w14:paraId="4DD2977C" w14:textId="17399C53" w:rsidR="718F4494" w:rsidRDefault="718F4494" w:rsidP="718F4494">
            <w:pPr>
              <w:rPr>
                <w:b/>
                <w:bCs/>
              </w:rPr>
            </w:pPr>
          </w:p>
        </w:tc>
        <w:tc>
          <w:tcPr>
            <w:tcW w:w="2340" w:type="dxa"/>
          </w:tcPr>
          <w:p w14:paraId="29657D0B" w14:textId="4D8C072C" w:rsidR="718F4494" w:rsidRDefault="718F4494" w:rsidP="718F4494">
            <w:pPr>
              <w:rPr>
                <w:b/>
                <w:bCs/>
              </w:rPr>
            </w:pPr>
          </w:p>
        </w:tc>
      </w:tr>
      <w:tr w:rsidR="718F4494" w14:paraId="4AFA5CCD" w14:textId="77777777" w:rsidTr="00FC151D">
        <w:trPr>
          <w:trHeight w:val="300"/>
        </w:trPr>
        <w:tc>
          <w:tcPr>
            <w:tcW w:w="2340" w:type="dxa"/>
          </w:tcPr>
          <w:p w14:paraId="443A1F98" w14:textId="17399C53" w:rsidR="718F4494" w:rsidRDefault="718F4494" w:rsidP="718F4494">
            <w:pPr>
              <w:rPr>
                <w:b/>
                <w:bCs/>
              </w:rPr>
            </w:pPr>
          </w:p>
        </w:tc>
        <w:tc>
          <w:tcPr>
            <w:tcW w:w="2340" w:type="dxa"/>
          </w:tcPr>
          <w:p w14:paraId="4BFB2048" w14:textId="136C9BC6" w:rsidR="718F4494" w:rsidRDefault="718F4494" w:rsidP="718F4494">
            <w:pPr>
              <w:rPr>
                <w:b/>
                <w:bCs/>
              </w:rPr>
            </w:pPr>
          </w:p>
          <w:p w14:paraId="016BA7BA" w14:textId="5CD353F0" w:rsidR="718F4494" w:rsidRDefault="718F4494" w:rsidP="718F4494">
            <w:pPr>
              <w:rPr>
                <w:b/>
                <w:bCs/>
              </w:rPr>
            </w:pPr>
          </w:p>
        </w:tc>
        <w:tc>
          <w:tcPr>
            <w:tcW w:w="2340" w:type="dxa"/>
          </w:tcPr>
          <w:p w14:paraId="40B8A27C" w14:textId="17399C53" w:rsidR="718F4494" w:rsidRDefault="718F4494" w:rsidP="718F4494">
            <w:pPr>
              <w:rPr>
                <w:b/>
                <w:bCs/>
              </w:rPr>
            </w:pPr>
          </w:p>
        </w:tc>
        <w:tc>
          <w:tcPr>
            <w:tcW w:w="2340" w:type="dxa"/>
          </w:tcPr>
          <w:p w14:paraId="1A61BC9B" w14:textId="2CEFD45A" w:rsidR="718F4494" w:rsidRDefault="718F4494" w:rsidP="718F4494">
            <w:pPr>
              <w:rPr>
                <w:b/>
                <w:bCs/>
              </w:rPr>
            </w:pPr>
          </w:p>
        </w:tc>
      </w:tr>
      <w:tr w:rsidR="718F4494" w14:paraId="0ABFEC2B" w14:textId="77777777" w:rsidTr="00FC151D">
        <w:trPr>
          <w:trHeight w:val="300"/>
        </w:trPr>
        <w:tc>
          <w:tcPr>
            <w:tcW w:w="2340" w:type="dxa"/>
          </w:tcPr>
          <w:p w14:paraId="552D4B38" w14:textId="17399C53" w:rsidR="718F4494" w:rsidRDefault="718F4494" w:rsidP="718F4494">
            <w:pPr>
              <w:rPr>
                <w:b/>
                <w:bCs/>
              </w:rPr>
            </w:pPr>
          </w:p>
        </w:tc>
        <w:tc>
          <w:tcPr>
            <w:tcW w:w="2340" w:type="dxa"/>
          </w:tcPr>
          <w:p w14:paraId="730C1E04" w14:textId="6E78838D" w:rsidR="718F4494" w:rsidRDefault="718F4494" w:rsidP="718F4494">
            <w:pPr>
              <w:rPr>
                <w:b/>
                <w:bCs/>
              </w:rPr>
            </w:pPr>
          </w:p>
          <w:p w14:paraId="2B1DF4AC" w14:textId="20654E07" w:rsidR="718F4494" w:rsidRDefault="718F4494" w:rsidP="718F4494">
            <w:pPr>
              <w:rPr>
                <w:b/>
                <w:bCs/>
              </w:rPr>
            </w:pPr>
          </w:p>
        </w:tc>
        <w:tc>
          <w:tcPr>
            <w:tcW w:w="2340" w:type="dxa"/>
          </w:tcPr>
          <w:p w14:paraId="16112D1C" w14:textId="17399C53" w:rsidR="718F4494" w:rsidRDefault="718F4494" w:rsidP="718F4494">
            <w:pPr>
              <w:rPr>
                <w:b/>
                <w:bCs/>
              </w:rPr>
            </w:pPr>
          </w:p>
        </w:tc>
        <w:tc>
          <w:tcPr>
            <w:tcW w:w="2340" w:type="dxa"/>
          </w:tcPr>
          <w:p w14:paraId="3CABCB7A" w14:textId="77E3EDCC" w:rsidR="718F4494" w:rsidRDefault="718F4494" w:rsidP="718F4494">
            <w:pPr>
              <w:rPr>
                <w:b/>
                <w:bCs/>
              </w:rPr>
            </w:pPr>
          </w:p>
        </w:tc>
      </w:tr>
      <w:tr w:rsidR="718F4494" w14:paraId="788D63E3" w14:textId="77777777" w:rsidTr="00FC151D">
        <w:trPr>
          <w:trHeight w:val="300"/>
        </w:trPr>
        <w:tc>
          <w:tcPr>
            <w:tcW w:w="2340" w:type="dxa"/>
          </w:tcPr>
          <w:p w14:paraId="6A9F60F1" w14:textId="17399C53" w:rsidR="718F4494" w:rsidRDefault="718F4494" w:rsidP="718F4494">
            <w:pPr>
              <w:rPr>
                <w:b/>
                <w:bCs/>
              </w:rPr>
            </w:pPr>
          </w:p>
        </w:tc>
        <w:tc>
          <w:tcPr>
            <w:tcW w:w="2340" w:type="dxa"/>
          </w:tcPr>
          <w:p w14:paraId="4656D1AF" w14:textId="18FDA147" w:rsidR="718F4494" w:rsidRDefault="718F4494" w:rsidP="718F4494">
            <w:pPr>
              <w:rPr>
                <w:b/>
                <w:bCs/>
              </w:rPr>
            </w:pPr>
          </w:p>
          <w:p w14:paraId="2307C9B8" w14:textId="76257E82" w:rsidR="718F4494" w:rsidRDefault="718F4494" w:rsidP="718F4494">
            <w:pPr>
              <w:rPr>
                <w:b/>
                <w:bCs/>
              </w:rPr>
            </w:pPr>
          </w:p>
        </w:tc>
        <w:tc>
          <w:tcPr>
            <w:tcW w:w="2340" w:type="dxa"/>
          </w:tcPr>
          <w:p w14:paraId="2BFCC343" w14:textId="17399C53" w:rsidR="718F4494" w:rsidRDefault="718F4494" w:rsidP="718F4494">
            <w:pPr>
              <w:rPr>
                <w:b/>
                <w:bCs/>
              </w:rPr>
            </w:pPr>
          </w:p>
        </w:tc>
        <w:tc>
          <w:tcPr>
            <w:tcW w:w="2340" w:type="dxa"/>
          </w:tcPr>
          <w:p w14:paraId="20E7E8C6" w14:textId="615AD1E8" w:rsidR="718F4494" w:rsidRDefault="718F4494" w:rsidP="718F4494">
            <w:pPr>
              <w:rPr>
                <w:b/>
                <w:bCs/>
              </w:rPr>
            </w:pPr>
          </w:p>
        </w:tc>
      </w:tr>
      <w:tr w:rsidR="718F4494" w14:paraId="22950D28" w14:textId="77777777" w:rsidTr="00FC151D">
        <w:trPr>
          <w:trHeight w:val="300"/>
        </w:trPr>
        <w:tc>
          <w:tcPr>
            <w:tcW w:w="2340" w:type="dxa"/>
          </w:tcPr>
          <w:p w14:paraId="597FE611" w14:textId="17399C53" w:rsidR="718F4494" w:rsidRDefault="718F4494" w:rsidP="718F4494">
            <w:pPr>
              <w:rPr>
                <w:b/>
                <w:bCs/>
              </w:rPr>
            </w:pPr>
          </w:p>
        </w:tc>
        <w:tc>
          <w:tcPr>
            <w:tcW w:w="2340" w:type="dxa"/>
          </w:tcPr>
          <w:p w14:paraId="19C0744D" w14:textId="5A855A8E" w:rsidR="718F4494" w:rsidRDefault="718F4494" w:rsidP="718F4494">
            <w:pPr>
              <w:rPr>
                <w:b/>
                <w:bCs/>
              </w:rPr>
            </w:pPr>
          </w:p>
          <w:p w14:paraId="70753452" w14:textId="0E951F6E" w:rsidR="718F4494" w:rsidRDefault="718F4494" w:rsidP="718F4494">
            <w:pPr>
              <w:rPr>
                <w:b/>
                <w:bCs/>
              </w:rPr>
            </w:pPr>
          </w:p>
        </w:tc>
        <w:tc>
          <w:tcPr>
            <w:tcW w:w="2340" w:type="dxa"/>
          </w:tcPr>
          <w:p w14:paraId="0B5F0389" w14:textId="17399C53" w:rsidR="718F4494" w:rsidRDefault="718F4494" w:rsidP="718F4494">
            <w:pPr>
              <w:rPr>
                <w:b/>
                <w:bCs/>
              </w:rPr>
            </w:pPr>
          </w:p>
        </w:tc>
        <w:tc>
          <w:tcPr>
            <w:tcW w:w="2340" w:type="dxa"/>
          </w:tcPr>
          <w:p w14:paraId="5E977463" w14:textId="3A1AF0D6" w:rsidR="718F4494" w:rsidRDefault="718F4494" w:rsidP="718F4494">
            <w:pPr>
              <w:rPr>
                <w:b/>
                <w:bCs/>
              </w:rPr>
            </w:pPr>
          </w:p>
        </w:tc>
      </w:tr>
      <w:tr w:rsidR="718F4494" w14:paraId="10068F80" w14:textId="77777777" w:rsidTr="00FC151D">
        <w:trPr>
          <w:trHeight w:val="300"/>
        </w:trPr>
        <w:tc>
          <w:tcPr>
            <w:tcW w:w="2340" w:type="dxa"/>
          </w:tcPr>
          <w:p w14:paraId="51C99A41" w14:textId="17399C53" w:rsidR="718F4494" w:rsidRDefault="718F4494" w:rsidP="718F4494">
            <w:pPr>
              <w:rPr>
                <w:b/>
                <w:bCs/>
              </w:rPr>
            </w:pPr>
          </w:p>
        </w:tc>
        <w:tc>
          <w:tcPr>
            <w:tcW w:w="2340" w:type="dxa"/>
          </w:tcPr>
          <w:p w14:paraId="0A79F386" w14:textId="66C291DE" w:rsidR="718F4494" w:rsidRDefault="718F4494" w:rsidP="718F4494">
            <w:pPr>
              <w:rPr>
                <w:b/>
                <w:bCs/>
              </w:rPr>
            </w:pPr>
          </w:p>
          <w:p w14:paraId="0A653DB8" w14:textId="76261F61" w:rsidR="718F4494" w:rsidRDefault="718F4494" w:rsidP="718F4494">
            <w:pPr>
              <w:rPr>
                <w:b/>
                <w:bCs/>
              </w:rPr>
            </w:pPr>
          </w:p>
        </w:tc>
        <w:tc>
          <w:tcPr>
            <w:tcW w:w="2340" w:type="dxa"/>
          </w:tcPr>
          <w:p w14:paraId="2F0BBBC6" w14:textId="17399C53" w:rsidR="718F4494" w:rsidRDefault="718F4494" w:rsidP="718F4494">
            <w:pPr>
              <w:rPr>
                <w:b/>
                <w:bCs/>
              </w:rPr>
            </w:pPr>
          </w:p>
        </w:tc>
        <w:tc>
          <w:tcPr>
            <w:tcW w:w="2340" w:type="dxa"/>
          </w:tcPr>
          <w:p w14:paraId="084E6132" w14:textId="3E9D0B39" w:rsidR="718F4494" w:rsidRDefault="718F4494" w:rsidP="718F4494">
            <w:pPr>
              <w:rPr>
                <w:b/>
                <w:bCs/>
              </w:rPr>
            </w:pPr>
          </w:p>
        </w:tc>
      </w:tr>
      <w:tr w:rsidR="718F4494" w14:paraId="64B07BBB" w14:textId="77777777" w:rsidTr="00FC151D">
        <w:trPr>
          <w:trHeight w:val="300"/>
        </w:trPr>
        <w:tc>
          <w:tcPr>
            <w:tcW w:w="2340" w:type="dxa"/>
          </w:tcPr>
          <w:p w14:paraId="6F467BCB" w14:textId="17399C53" w:rsidR="718F4494" w:rsidRDefault="718F4494" w:rsidP="718F4494">
            <w:pPr>
              <w:rPr>
                <w:b/>
                <w:bCs/>
              </w:rPr>
            </w:pPr>
          </w:p>
        </w:tc>
        <w:tc>
          <w:tcPr>
            <w:tcW w:w="2340" w:type="dxa"/>
          </w:tcPr>
          <w:p w14:paraId="5413313B" w14:textId="04630461" w:rsidR="718F4494" w:rsidRDefault="718F4494" w:rsidP="718F4494">
            <w:pPr>
              <w:rPr>
                <w:b/>
                <w:bCs/>
              </w:rPr>
            </w:pPr>
          </w:p>
          <w:p w14:paraId="0A0E0A00" w14:textId="0E01B2D4" w:rsidR="718F4494" w:rsidRDefault="718F4494" w:rsidP="718F4494">
            <w:pPr>
              <w:rPr>
                <w:b/>
                <w:bCs/>
              </w:rPr>
            </w:pPr>
          </w:p>
        </w:tc>
        <w:tc>
          <w:tcPr>
            <w:tcW w:w="2340" w:type="dxa"/>
          </w:tcPr>
          <w:p w14:paraId="400EB5D6" w14:textId="17399C53" w:rsidR="718F4494" w:rsidRDefault="718F4494" w:rsidP="718F4494">
            <w:pPr>
              <w:rPr>
                <w:b/>
                <w:bCs/>
              </w:rPr>
            </w:pPr>
          </w:p>
        </w:tc>
        <w:tc>
          <w:tcPr>
            <w:tcW w:w="2340" w:type="dxa"/>
          </w:tcPr>
          <w:p w14:paraId="5103B5B1" w14:textId="6DF2B917" w:rsidR="718F4494" w:rsidRDefault="718F4494" w:rsidP="718F4494">
            <w:pPr>
              <w:rPr>
                <w:b/>
                <w:bCs/>
              </w:rPr>
            </w:pPr>
          </w:p>
        </w:tc>
      </w:tr>
      <w:tr w:rsidR="718F4494" w14:paraId="7CBCB4E4" w14:textId="77777777" w:rsidTr="00FC151D">
        <w:trPr>
          <w:trHeight w:val="300"/>
        </w:trPr>
        <w:tc>
          <w:tcPr>
            <w:tcW w:w="2340" w:type="dxa"/>
          </w:tcPr>
          <w:p w14:paraId="631F4A94" w14:textId="17399C53" w:rsidR="718F4494" w:rsidRDefault="718F4494" w:rsidP="718F4494">
            <w:pPr>
              <w:rPr>
                <w:b/>
                <w:bCs/>
              </w:rPr>
            </w:pPr>
          </w:p>
        </w:tc>
        <w:tc>
          <w:tcPr>
            <w:tcW w:w="2340" w:type="dxa"/>
          </w:tcPr>
          <w:p w14:paraId="10A2FFEC" w14:textId="0FBE14A3" w:rsidR="718F4494" w:rsidRDefault="718F4494" w:rsidP="718F4494">
            <w:pPr>
              <w:rPr>
                <w:b/>
                <w:bCs/>
              </w:rPr>
            </w:pPr>
          </w:p>
          <w:p w14:paraId="2E5D3902" w14:textId="13F42BF2" w:rsidR="718F4494" w:rsidRDefault="718F4494" w:rsidP="718F4494">
            <w:pPr>
              <w:rPr>
                <w:b/>
                <w:bCs/>
              </w:rPr>
            </w:pPr>
          </w:p>
        </w:tc>
        <w:tc>
          <w:tcPr>
            <w:tcW w:w="2340" w:type="dxa"/>
          </w:tcPr>
          <w:p w14:paraId="3F3A0FA5" w14:textId="17399C53" w:rsidR="718F4494" w:rsidRDefault="718F4494" w:rsidP="718F4494">
            <w:pPr>
              <w:rPr>
                <w:b/>
                <w:bCs/>
              </w:rPr>
            </w:pPr>
          </w:p>
        </w:tc>
        <w:tc>
          <w:tcPr>
            <w:tcW w:w="2340" w:type="dxa"/>
          </w:tcPr>
          <w:p w14:paraId="744C0C1E" w14:textId="389BDAB5" w:rsidR="718F4494" w:rsidRDefault="718F4494" w:rsidP="718F4494">
            <w:pPr>
              <w:rPr>
                <w:b/>
                <w:bCs/>
              </w:rPr>
            </w:pPr>
          </w:p>
        </w:tc>
      </w:tr>
      <w:tr w:rsidR="718F4494" w14:paraId="1B5DA935" w14:textId="77777777" w:rsidTr="00FC151D">
        <w:trPr>
          <w:trHeight w:val="300"/>
        </w:trPr>
        <w:tc>
          <w:tcPr>
            <w:tcW w:w="2340" w:type="dxa"/>
          </w:tcPr>
          <w:p w14:paraId="2B939895" w14:textId="17399C53" w:rsidR="718F4494" w:rsidRDefault="718F4494" w:rsidP="718F4494">
            <w:pPr>
              <w:rPr>
                <w:b/>
                <w:bCs/>
              </w:rPr>
            </w:pPr>
          </w:p>
        </w:tc>
        <w:tc>
          <w:tcPr>
            <w:tcW w:w="2340" w:type="dxa"/>
          </w:tcPr>
          <w:p w14:paraId="4E11A432" w14:textId="136C9BC6" w:rsidR="718F4494" w:rsidRDefault="718F4494" w:rsidP="718F4494">
            <w:pPr>
              <w:rPr>
                <w:b/>
                <w:bCs/>
              </w:rPr>
            </w:pPr>
          </w:p>
          <w:p w14:paraId="1FAB1823" w14:textId="5CD353F0" w:rsidR="718F4494" w:rsidRDefault="718F4494" w:rsidP="718F4494">
            <w:pPr>
              <w:rPr>
                <w:b/>
                <w:bCs/>
              </w:rPr>
            </w:pPr>
          </w:p>
        </w:tc>
        <w:tc>
          <w:tcPr>
            <w:tcW w:w="2340" w:type="dxa"/>
          </w:tcPr>
          <w:p w14:paraId="2F078A71" w14:textId="17399C53" w:rsidR="718F4494" w:rsidRDefault="718F4494" w:rsidP="718F4494">
            <w:pPr>
              <w:rPr>
                <w:b/>
                <w:bCs/>
              </w:rPr>
            </w:pPr>
          </w:p>
        </w:tc>
        <w:tc>
          <w:tcPr>
            <w:tcW w:w="2340" w:type="dxa"/>
          </w:tcPr>
          <w:p w14:paraId="0E0D4CCB" w14:textId="6EDCA866" w:rsidR="718F4494" w:rsidRDefault="718F4494" w:rsidP="718F4494">
            <w:pPr>
              <w:rPr>
                <w:b/>
                <w:bCs/>
              </w:rPr>
            </w:pPr>
          </w:p>
        </w:tc>
      </w:tr>
      <w:tr w:rsidR="718F4494" w14:paraId="5E40CD52" w14:textId="77777777" w:rsidTr="00FC151D">
        <w:trPr>
          <w:trHeight w:val="300"/>
        </w:trPr>
        <w:tc>
          <w:tcPr>
            <w:tcW w:w="2340" w:type="dxa"/>
          </w:tcPr>
          <w:p w14:paraId="36774C87" w14:textId="17399C53" w:rsidR="718F4494" w:rsidRDefault="718F4494" w:rsidP="718F4494">
            <w:pPr>
              <w:rPr>
                <w:b/>
                <w:bCs/>
              </w:rPr>
            </w:pPr>
          </w:p>
        </w:tc>
        <w:tc>
          <w:tcPr>
            <w:tcW w:w="2340" w:type="dxa"/>
          </w:tcPr>
          <w:p w14:paraId="262B34F7" w14:textId="6E78838D" w:rsidR="718F4494" w:rsidRDefault="718F4494" w:rsidP="718F4494">
            <w:pPr>
              <w:rPr>
                <w:b/>
                <w:bCs/>
              </w:rPr>
            </w:pPr>
          </w:p>
          <w:p w14:paraId="30080277" w14:textId="20654E07" w:rsidR="718F4494" w:rsidRDefault="718F4494" w:rsidP="718F4494">
            <w:pPr>
              <w:rPr>
                <w:b/>
                <w:bCs/>
              </w:rPr>
            </w:pPr>
          </w:p>
        </w:tc>
        <w:tc>
          <w:tcPr>
            <w:tcW w:w="2340" w:type="dxa"/>
          </w:tcPr>
          <w:p w14:paraId="40C6120F" w14:textId="17399C53" w:rsidR="718F4494" w:rsidRDefault="718F4494" w:rsidP="718F4494">
            <w:pPr>
              <w:rPr>
                <w:b/>
                <w:bCs/>
              </w:rPr>
            </w:pPr>
          </w:p>
        </w:tc>
        <w:tc>
          <w:tcPr>
            <w:tcW w:w="2340" w:type="dxa"/>
          </w:tcPr>
          <w:p w14:paraId="621F3471" w14:textId="4978BC3E" w:rsidR="718F4494" w:rsidRDefault="718F4494" w:rsidP="718F4494">
            <w:pPr>
              <w:rPr>
                <w:b/>
                <w:bCs/>
              </w:rPr>
            </w:pPr>
          </w:p>
        </w:tc>
      </w:tr>
      <w:tr w:rsidR="718F4494" w14:paraId="136B8596" w14:textId="77777777" w:rsidTr="00FC151D">
        <w:trPr>
          <w:trHeight w:val="300"/>
        </w:trPr>
        <w:tc>
          <w:tcPr>
            <w:tcW w:w="2340" w:type="dxa"/>
          </w:tcPr>
          <w:p w14:paraId="051CC800" w14:textId="17399C53" w:rsidR="718F4494" w:rsidRDefault="718F4494" w:rsidP="718F4494">
            <w:pPr>
              <w:rPr>
                <w:b/>
                <w:bCs/>
              </w:rPr>
            </w:pPr>
          </w:p>
        </w:tc>
        <w:tc>
          <w:tcPr>
            <w:tcW w:w="2340" w:type="dxa"/>
          </w:tcPr>
          <w:p w14:paraId="3D4CAC2F" w14:textId="18FDA147" w:rsidR="718F4494" w:rsidRDefault="718F4494" w:rsidP="718F4494">
            <w:pPr>
              <w:rPr>
                <w:b/>
                <w:bCs/>
              </w:rPr>
            </w:pPr>
          </w:p>
          <w:p w14:paraId="2EFE4C85" w14:textId="76257E82" w:rsidR="718F4494" w:rsidRDefault="718F4494" w:rsidP="718F4494">
            <w:pPr>
              <w:rPr>
                <w:b/>
                <w:bCs/>
              </w:rPr>
            </w:pPr>
          </w:p>
        </w:tc>
        <w:tc>
          <w:tcPr>
            <w:tcW w:w="2340" w:type="dxa"/>
          </w:tcPr>
          <w:p w14:paraId="337DACDE" w14:textId="17399C53" w:rsidR="718F4494" w:rsidRDefault="718F4494" w:rsidP="718F4494">
            <w:pPr>
              <w:rPr>
                <w:b/>
                <w:bCs/>
              </w:rPr>
            </w:pPr>
          </w:p>
        </w:tc>
        <w:tc>
          <w:tcPr>
            <w:tcW w:w="2340" w:type="dxa"/>
          </w:tcPr>
          <w:p w14:paraId="0F837729" w14:textId="57F0B315" w:rsidR="718F4494" w:rsidRDefault="718F4494" w:rsidP="718F4494">
            <w:pPr>
              <w:rPr>
                <w:b/>
                <w:bCs/>
              </w:rPr>
            </w:pPr>
          </w:p>
        </w:tc>
      </w:tr>
      <w:tr w:rsidR="718F4494" w14:paraId="7E6E79C7" w14:textId="77777777" w:rsidTr="00FC151D">
        <w:trPr>
          <w:trHeight w:val="300"/>
        </w:trPr>
        <w:tc>
          <w:tcPr>
            <w:tcW w:w="2340" w:type="dxa"/>
          </w:tcPr>
          <w:p w14:paraId="19E91F82" w14:textId="17399C53" w:rsidR="718F4494" w:rsidRDefault="718F4494" w:rsidP="718F4494">
            <w:pPr>
              <w:rPr>
                <w:b/>
                <w:bCs/>
              </w:rPr>
            </w:pPr>
          </w:p>
        </w:tc>
        <w:tc>
          <w:tcPr>
            <w:tcW w:w="2340" w:type="dxa"/>
          </w:tcPr>
          <w:p w14:paraId="4AE98ED7" w14:textId="5A855A8E" w:rsidR="718F4494" w:rsidRDefault="718F4494" w:rsidP="718F4494">
            <w:pPr>
              <w:rPr>
                <w:b/>
                <w:bCs/>
              </w:rPr>
            </w:pPr>
          </w:p>
          <w:p w14:paraId="565B25F0" w14:textId="0E951F6E" w:rsidR="718F4494" w:rsidRDefault="718F4494" w:rsidP="718F4494">
            <w:pPr>
              <w:rPr>
                <w:b/>
                <w:bCs/>
              </w:rPr>
            </w:pPr>
          </w:p>
        </w:tc>
        <w:tc>
          <w:tcPr>
            <w:tcW w:w="2340" w:type="dxa"/>
          </w:tcPr>
          <w:p w14:paraId="313FDE64" w14:textId="17399C53" w:rsidR="718F4494" w:rsidRDefault="718F4494" w:rsidP="718F4494">
            <w:pPr>
              <w:rPr>
                <w:b/>
                <w:bCs/>
              </w:rPr>
            </w:pPr>
          </w:p>
        </w:tc>
        <w:tc>
          <w:tcPr>
            <w:tcW w:w="2340" w:type="dxa"/>
          </w:tcPr>
          <w:p w14:paraId="43F1B8ED" w14:textId="77C2E6AC" w:rsidR="718F4494" w:rsidRDefault="718F4494" w:rsidP="718F4494">
            <w:pPr>
              <w:rPr>
                <w:b/>
                <w:bCs/>
              </w:rPr>
            </w:pPr>
          </w:p>
        </w:tc>
      </w:tr>
    </w:tbl>
    <w:p w14:paraId="2A6CBE8B" w14:textId="77777777" w:rsidR="004A3F5C" w:rsidRDefault="004A3F5C" w:rsidP="004A3F5C">
      <w:pPr>
        <w:jc w:val="center"/>
        <w:rPr>
          <w:b/>
          <w:bCs/>
        </w:rPr>
      </w:pPr>
    </w:p>
    <w:p w14:paraId="6B6307B9" w14:textId="321D55AE" w:rsidR="004A3F5C" w:rsidRDefault="004A3F5C" w:rsidP="004A3F5C">
      <w:pPr>
        <w:jc w:val="center"/>
        <w:rPr>
          <w:b/>
          <w:bCs/>
        </w:rPr>
      </w:pPr>
      <w:r w:rsidRPr="718F4494">
        <w:rPr>
          <w:b/>
          <w:bCs/>
        </w:rPr>
        <w:lastRenderedPageBreak/>
        <w:t xml:space="preserve">Appendix </w:t>
      </w:r>
      <w:r>
        <w:rPr>
          <w:b/>
          <w:bCs/>
        </w:rPr>
        <w:t>D</w:t>
      </w:r>
      <w:r w:rsidRPr="718F4494">
        <w:rPr>
          <w:b/>
          <w:bCs/>
        </w:rPr>
        <w:t xml:space="preserve"> – Component Lis</w:t>
      </w:r>
      <w:r>
        <w:rPr>
          <w:b/>
          <w:bCs/>
        </w:rPr>
        <w:t xml:space="preserve">t </w:t>
      </w:r>
    </w:p>
    <w:p w14:paraId="19E573C3" w14:textId="77777777" w:rsidR="004A3F5C" w:rsidRDefault="004A3F5C" w:rsidP="004A3F5C">
      <w:pPr>
        <w:jc w:val="center"/>
        <w:rPr>
          <w:b/>
          <w:bCs/>
        </w:rPr>
      </w:pPr>
    </w:p>
    <w:p w14:paraId="103DBCE3" w14:textId="2B84018B" w:rsidR="004A3F5C" w:rsidRDefault="004A3F5C">
      <w:pPr>
        <w:rPr>
          <w:b/>
          <w:bCs/>
        </w:rPr>
      </w:pPr>
      <w:r>
        <w:rPr>
          <w:b/>
          <w:bCs/>
        </w:rPr>
        <w:br w:type="page"/>
      </w:r>
    </w:p>
    <w:p w14:paraId="54665598" w14:textId="4ED94854" w:rsidR="004A3F5C" w:rsidRDefault="004A3F5C" w:rsidP="004A3F5C">
      <w:pPr>
        <w:jc w:val="center"/>
        <w:rPr>
          <w:b/>
          <w:bCs/>
        </w:rPr>
      </w:pPr>
      <w:r w:rsidRPr="718F4494">
        <w:rPr>
          <w:b/>
          <w:bCs/>
        </w:rPr>
        <w:lastRenderedPageBreak/>
        <w:t xml:space="preserve">Appendix </w:t>
      </w:r>
      <w:r>
        <w:rPr>
          <w:b/>
          <w:bCs/>
        </w:rPr>
        <w:t>E</w:t>
      </w:r>
      <w:r w:rsidRPr="718F4494">
        <w:rPr>
          <w:b/>
          <w:bCs/>
        </w:rPr>
        <w:t xml:space="preserve"> – Sign off</w:t>
      </w:r>
    </w:p>
    <w:p w14:paraId="74EE90D1" w14:textId="77777777" w:rsidR="004A3F5C" w:rsidRDefault="004A3F5C" w:rsidP="004A3F5C">
      <w:pPr>
        <w:rPr>
          <w:b/>
          <w:bCs/>
        </w:rPr>
      </w:pPr>
    </w:p>
    <w:tbl>
      <w:tblPr>
        <w:tblStyle w:val="TableGrid"/>
        <w:tblW w:w="0" w:type="auto"/>
        <w:tblLayout w:type="fixed"/>
        <w:tblLook w:val="06A0" w:firstRow="1" w:lastRow="0" w:firstColumn="1" w:lastColumn="0" w:noHBand="1" w:noVBand="1"/>
      </w:tblPr>
      <w:tblGrid>
        <w:gridCol w:w="3120"/>
        <w:gridCol w:w="3120"/>
        <w:gridCol w:w="3120"/>
      </w:tblGrid>
      <w:tr w:rsidR="004A3F5C" w14:paraId="299A239D" w14:textId="77777777" w:rsidTr="00D9115D">
        <w:trPr>
          <w:trHeight w:val="300"/>
        </w:trPr>
        <w:tc>
          <w:tcPr>
            <w:tcW w:w="3120" w:type="dxa"/>
          </w:tcPr>
          <w:p w14:paraId="7F36A8A5" w14:textId="77777777" w:rsidR="004A3F5C" w:rsidRDefault="004A3F5C" w:rsidP="00D9115D">
            <w:pPr>
              <w:jc w:val="center"/>
              <w:rPr>
                <w:b/>
                <w:bCs/>
              </w:rPr>
            </w:pPr>
            <w:r w:rsidRPr="718F4494">
              <w:rPr>
                <w:b/>
                <w:bCs/>
              </w:rPr>
              <w:t>Printed faculty/staff/student name</w:t>
            </w:r>
          </w:p>
        </w:tc>
        <w:tc>
          <w:tcPr>
            <w:tcW w:w="3120" w:type="dxa"/>
          </w:tcPr>
          <w:p w14:paraId="6EF0B28E" w14:textId="77777777" w:rsidR="004A3F5C" w:rsidRDefault="004A3F5C" w:rsidP="00D9115D">
            <w:pPr>
              <w:jc w:val="center"/>
              <w:rPr>
                <w:b/>
                <w:bCs/>
              </w:rPr>
            </w:pPr>
            <w:r w:rsidRPr="718F4494">
              <w:rPr>
                <w:b/>
                <w:bCs/>
              </w:rPr>
              <w:t>Date</w:t>
            </w:r>
          </w:p>
        </w:tc>
        <w:tc>
          <w:tcPr>
            <w:tcW w:w="3120" w:type="dxa"/>
          </w:tcPr>
          <w:p w14:paraId="22FEF217" w14:textId="77777777" w:rsidR="004A3F5C" w:rsidRDefault="004A3F5C" w:rsidP="00D9115D">
            <w:pPr>
              <w:jc w:val="center"/>
              <w:rPr>
                <w:b/>
                <w:bCs/>
              </w:rPr>
            </w:pPr>
            <w:r w:rsidRPr="718F4494">
              <w:rPr>
                <w:b/>
                <w:bCs/>
              </w:rPr>
              <w:t>Signature</w:t>
            </w:r>
          </w:p>
        </w:tc>
      </w:tr>
      <w:tr w:rsidR="004A3F5C" w14:paraId="05D80893" w14:textId="77777777" w:rsidTr="00D9115D">
        <w:trPr>
          <w:trHeight w:val="300"/>
        </w:trPr>
        <w:tc>
          <w:tcPr>
            <w:tcW w:w="3120" w:type="dxa"/>
          </w:tcPr>
          <w:p w14:paraId="19550DE9" w14:textId="77777777" w:rsidR="004A3F5C" w:rsidRDefault="004A3F5C" w:rsidP="00D9115D">
            <w:pPr>
              <w:rPr>
                <w:b/>
                <w:bCs/>
              </w:rPr>
            </w:pPr>
          </w:p>
        </w:tc>
        <w:tc>
          <w:tcPr>
            <w:tcW w:w="3120" w:type="dxa"/>
          </w:tcPr>
          <w:p w14:paraId="6F036F3F" w14:textId="77777777" w:rsidR="004A3F5C" w:rsidRDefault="004A3F5C" w:rsidP="00D9115D">
            <w:pPr>
              <w:rPr>
                <w:b/>
                <w:bCs/>
              </w:rPr>
            </w:pPr>
          </w:p>
          <w:p w14:paraId="71CFA84A" w14:textId="77777777" w:rsidR="004A3F5C" w:rsidRDefault="004A3F5C" w:rsidP="00D9115D">
            <w:pPr>
              <w:rPr>
                <w:b/>
                <w:bCs/>
              </w:rPr>
            </w:pPr>
          </w:p>
        </w:tc>
        <w:tc>
          <w:tcPr>
            <w:tcW w:w="3120" w:type="dxa"/>
          </w:tcPr>
          <w:p w14:paraId="46780802" w14:textId="77777777" w:rsidR="004A3F5C" w:rsidRDefault="004A3F5C" w:rsidP="00D9115D">
            <w:pPr>
              <w:rPr>
                <w:b/>
                <w:bCs/>
              </w:rPr>
            </w:pPr>
          </w:p>
        </w:tc>
      </w:tr>
      <w:tr w:rsidR="004A3F5C" w14:paraId="08AD04BB" w14:textId="77777777" w:rsidTr="00D9115D">
        <w:trPr>
          <w:trHeight w:val="300"/>
        </w:trPr>
        <w:tc>
          <w:tcPr>
            <w:tcW w:w="3120" w:type="dxa"/>
          </w:tcPr>
          <w:p w14:paraId="4BCDACB1" w14:textId="77777777" w:rsidR="004A3F5C" w:rsidRDefault="004A3F5C" w:rsidP="00D9115D">
            <w:pPr>
              <w:rPr>
                <w:b/>
                <w:bCs/>
              </w:rPr>
            </w:pPr>
          </w:p>
        </w:tc>
        <w:tc>
          <w:tcPr>
            <w:tcW w:w="3120" w:type="dxa"/>
          </w:tcPr>
          <w:p w14:paraId="2C66F278" w14:textId="77777777" w:rsidR="004A3F5C" w:rsidRDefault="004A3F5C" w:rsidP="00D9115D">
            <w:pPr>
              <w:rPr>
                <w:b/>
                <w:bCs/>
              </w:rPr>
            </w:pPr>
          </w:p>
          <w:p w14:paraId="0470BC37" w14:textId="77777777" w:rsidR="004A3F5C" w:rsidRDefault="004A3F5C" w:rsidP="00D9115D">
            <w:pPr>
              <w:rPr>
                <w:b/>
                <w:bCs/>
              </w:rPr>
            </w:pPr>
          </w:p>
        </w:tc>
        <w:tc>
          <w:tcPr>
            <w:tcW w:w="3120" w:type="dxa"/>
          </w:tcPr>
          <w:p w14:paraId="73F13C8E" w14:textId="77777777" w:rsidR="004A3F5C" w:rsidRDefault="004A3F5C" w:rsidP="00D9115D">
            <w:pPr>
              <w:rPr>
                <w:b/>
                <w:bCs/>
              </w:rPr>
            </w:pPr>
          </w:p>
        </w:tc>
      </w:tr>
      <w:tr w:rsidR="004A3F5C" w14:paraId="4EEF9956" w14:textId="77777777" w:rsidTr="00D9115D">
        <w:trPr>
          <w:trHeight w:val="300"/>
        </w:trPr>
        <w:tc>
          <w:tcPr>
            <w:tcW w:w="3120" w:type="dxa"/>
          </w:tcPr>
          <w:p w14:paraId="709B3832" w14:textId="77777777" w:rsidR="004A3F5C" w:rsidRDefault="004A3F5C" w:rsidP="00D9115D">
            <w:pPr>
              <w:rPr>
                <w:b/>
                <w:bCs/>
              </w:rPr>
            </w:pPr>
          </w:p>
        </w:tc>
        <w:tc>
          <w:tcPr>
            <w:tcW w:w="3120" w:type="dxa"/>
          </w:tcPr>
          <w:p w14:paraId="0DC7D432" w14:textId="77777777" w:rsidR="004A3F5C" w:rsidRDefault="004A3F5C" w:rsidP="00D9115D">
            <w:pPr>
              <w:rPr>
                <w:b/>
                <w:bCs/>
              </w:rPr>
            </w:pPr>
          </w:p>
          <w:p w14:paraId="462449B8" w14:textId="77777777" w:rsidR="004A3F5C" w:rsidRDefault="004A3F5C" w:rsidP="00D9115D">
            <w:pPr>
              <w:rPr>
                <w:b/>
                <w:bCs/>
              </w:rPr>
            </w:pPr>
          </w:p>
        </w:tc>
        <w:tc>
          <w:tcPr>
            <w:tcW w:w="3120" w:type="dxa"/>
          </w:tcPr>
          <w:p w14:paraId="792D0396" w14:textId="77777777" w:rsidR="004A3F5C" w:rsidRDefault="004A3F5C" w:rsidP="00D9115D">
            <w:pPr>
              <w:rPr>
                <w:b/>
                <w:bCs/>
              </w:rPr>
            </w:pPr>
          </w:p>
        </w:tc>
      </w:tr>
      <w:tr w:rsidR="004A3F5C" w14:paraId="78800E9E" w14:textId="77777777" w:rsidTr="00D9115D">
        <w:trPr>
          <w:trHeight w:val="300"/>
        </w:trPr>
        <w:tc>
          <w:tcPr>
            <w:tcW w:w="3120" w:type="dxa"/>
          </w:tcPr>
          <w:p w14:paraId="58DA5E38" w14:textId="77777777" w:rsidR="004A3F5C" w:rsidRDefault="004A3F5C" w:rsidP="00D9115D">
            <w:pPr>
              <w:rPr>
                <w:b/>
                <w:bCs/>
              </w:rPr>
            </w:pPr>
          </w:p>
        </w:tc>
        <w:tc>
          <w:tcPr>
            <w:tcW w:w="3120" w:type="dxa"/>
          </w:tcPr>
          <w:p w14:paraId="4C5D6C59" w14:textId="77777777" w:rsidR="004A3F5C" w:rsidRDefault="004A3F5C" w:rsidP="00D9115D">
            <w:pPr>
              <w:rPr>
                <w:b/>
                <w:bCs/>
              </w:rPr>
            </w:pPr>
          </w:p>
          <w:p w14:paraId="371282A7" w14:textId="77777777" w:rsidR="004A3F5C" w:rsidRDefault="004A3F5C" w:rsidP="00D9115D">
            <w:pPr>
              <w:rPr>
                <w:b/>
                <w:bCs/>
              </w:rPr>
            </w:pPr>
          </w:p>
        </w:tc>
        <w:tc>
          <w:tcPr>
            <w:tcW w:w="3120" w:type="dxa"/>
          </w:tcPr>
          <w:p w14:paraId="5C2AFEDB" w14:textId="77777777" w:rsidR="004A3F5C" w:rsidRDefault="004A3F5C" w:rsidP="00D9115D">
            <w:pPr>
              <w:rPr>
                <w:b/>
                <w:bCs/>
              </w:rPr>
            </w:pPr>
          </w:p>
        </w:tc>
      </w:tr>
      <w:tr w:rsidR="004A3F5C" w14:paraId="263905B1" w14:textId="77777777" w:rsidTr="00D9115D">
        <w:trPr>
          <w:trHeight w:val="300"/>
        </w:trPr>
        <w:tc>
          <w:tcPr>
            <w:tcW w:w="3120" w:type="dxa"/>
          </w:tcPr>
          <w:p w14:paraId="63BDB54A" w14:textId="77777777" w:rsidR="004A3F5C" w:rsidRDefault="004A3F5C" w:rsidP="00D9115D">
            <w:pPr>
              <w:rPr>
                <w:b/>
                <w:bCs/>
              </w:rPr>
            </w:pPr>
          </w:p>
        </w:tc>
        <w:tc>
          <w:tcPr>
            <w:tcW w:w="3120" w:type="dxa"/>
          </w:tcPr>
          <w:p w14:paraId="7FE0B551" w14:textId="77777777" w:rsidR="004A3F5C" w:rsidRDefault="004A3F5C" w:rsidP="00D9115D">
            <w:pPr>
              <w:rPr>
                <w:b/>
                <w:bCs/>
              </w:rPr>
            </w:pPr>
          </w:p>
          <w:p w14:paraId="6A98D1AB" w14:textId="77777777" w:rsidR="004A3F5C" w:rsidRDefault="004A3F5C" w:rsidP="00D9115D">
            <w:pPr>
              <w:rPr>
                <w:b/>
                <w:bCs/>
              </w:rPr>
            </w:pPr>
          </w:p>
        </w:tc>
        <w:tc>
          <w:tcPr>
            <w:tcW w:w="3120" w:type="dxa"/>
          </w:tcPr>
          <w:p w14:paraId="03B08709" w14:textId="77777777" w:rsidR="004A3F5C" w:rsidRDefault="004A3F5C" w:rsidP="00D9115D">
            <w:pPr>
              <w:rPr>
                <w:b/>
                <w:bCs/>
              </w:rPr>
            </w:pPr>
          </w:p>
        </w:tc>
      </w:tr>
      <w:tr w:rsidR="004A3F5C" w14:paraId="28343861" w14:textId="77777777" w:rsidTr="00D9115D">
        <w:trPr>
          <w:trHeight w:val="300"/>
        </w:trPr>
        <w:tc>
          <w:tcPr>
            <w:tcW w:w="3120" w:type="dxa"/>
          </w:tcPr>
          <w:p w14:paraId="749C0B39" w14:textId="77777777" w:rsidR="004A3F5C" w:rsidRDefault="004A3F5C" w:rsidP="00D9115D">
            <w:pPr>
              <w:rPr>
                <w:b/>
                <w:bCs/>
              </w:rPr>
            </w:pPr>
          </w:p>
        </w:tc>
        <w:tc>
          <w:tcPr>
            <w:tcW w:w="3120" w:type="dxa"/>
          </w:tcPr>
          <w:p w14:paraId="21678531" w14:textId="77777777" w:rsidR="004A3F5C" w:rsidRDefault="004A3F5C" w:rsidP="00D9115D">
            <w:pPr>
              <w:rPr>
                <w:b/>
                <w:bCs/>
              </w:rPr>
            </w:pPr>
          </w:p>
          <w:p w14:paraId="1B6D6977" w14:textId="77777777" w:rsidR="004A3F5C" w:rsidRDefault="004A3F5C" w:rsidP="00D9115D">
            <w:pPr>
              <w:rPr>
                <w:b/>
                <w:bCs/>
              </w:rPr>
            </w:pPr>
          </w:p>
        </w:tc>
        <w:tc>
          <w:tcPr>
            <w:tcW w:w="3120" w:type="dxa"/>
          </w:tcPr>
          <w:p w14:paraId="4F73CAB4" w14:textId="77777777" w:rsidR="004A3F5C" w:rsidRDefault="004A3F5C" w:rsidP="00D9115D">
            <w:pPr>
              <w:rPr>
                <w:b/>
                <w:bCs/>
              </w:rPr>
            </w:pPr>
          </w:p>
        </w:tc>
      </w:tr>
      <w:tr w:rsidR="004A3F5C" w14:paraId="64EFF496" w14:textId="77777777" w:rsidTr="00D9115D">
        <w:trPr>
          <w:trHeight w:val="300"/>
        </w:trPr>
        <w:tc>
          <w:tcPr>
            <w:tcW w:w="3120" w:type="dxa"/>
          </w:tcPr>
          <w:p w14:paraId="7663A4AC" w14:textId="77777777" w:rsidR="004A3F5C" w:rsidRDefault="004A3F5C" w:rsidP="00D9115D">
            <w:pPr>
              <w:rPr>
                <w:b/>
                <w:bCs/>
              </w:rPr>
            </w:pPr>
          </w:p>
        </w:tc>
        <w:tc>
          <w:tcPr>
            <w:tcW w:w="3120" w:type="dxa"/>
          </w:tcPr>
          <w:p w14:paraId="67B1469B" w14:textId="77777777" w:rsidR="004A3F5C" w:rsidRDefault="004A3F5C" w:rsidP="00D9115D">
            <w:pPr>
              <w:rPr>
                <w:b/>
                <w:bCs/>
              </w:rPr>
            </w:pPr>
          </w:p>
          <w:p w14:paraId="16EE8659" w14:textId="77777777" w:rsidR="004A3F5C" w:rsidRDefault="004A3F5C" w:rsidP="00D9115D">
            <w:pPr>
              <w:rPr>
                <w:b/>
                <w:bCs/>
              </w:rPr>
            </w:pPr>
          </w:p>
        </w:tc>
        <w:tc>
          <w:tcPr>
            <w:tcW w:w="3120" w:type="dxa"/>
          </w:tcPr>
          <w:p w14:paraId="57A4B63C" w14:textId="77777777" w:rsidR="004A3F5C" w:rsidRDefault="004A3F5C" w:rsidP="00D9115D">
            <w:pPr>
              <w:rPr>
                <w:b/>
                <w:bCs/>
              </w:rPr>
            </w:pPr>
          </w:p>
        </w:tc>
      </w:tr>
      <w:tr w:rsidR="004A3F5C" w14:paraId="6A186837" w14:textId="77777777" w:rsidTr="00D9115D">
        <w:trPr>
          <w:trHeight w:val="300"/>
        </w:trPr>
        <w:tc>
          <w:tcPr>
            <w:tcW w:w="3120" w:type="dxa"/>
          </w:tcPr>
          <w:p w14:paraId="648701B2" w14:textId="77777777" w:rsidR="004A3F5C" w:rsidRDefault="004A3F5C" w:rsidP="00D9115D">
            <w:pPr>
              <w:rPr>
                <w:b/>
                <w:bCs/>
              </w:rPr>
            </w:pPr>
          </w:p>
        </w:tc>
        <w:tc>
          <w:tcPr>
            <w:tcW w:w="3120" w:type="dxa"/>
          </w:tcPr>
          <w:p w14:paraId="2A58F663" w14:textId="77777777" w:rsidR="004A3F5C" w:rsidRDefault="004A3F5C" w:rsidP="00D9115D">
            <w:pPr>
              <w:rPr>
                <w:b/>
                <w:bCs/>
              </w:rPr>
            </w:pPr>
          </w:p>
          <w:p w14:paraId="31F0FCF2" w14:textId="77777777" w:rsidR="004A3F5C" w:rsidRDefault="004A3F5C" w:rsidP="00D9115D">
            <w:pPr>
              <w:rPr>
                <w:b/>
                <w:bCs/>
              </w:rPr>
            </w:pPr>
          </w:p>
        </w:tc>
        <w:tc>
          <w:tcPr>
            <w:tcW w:w="3120" w:type="dxa"/>
          </w:tcPr>
          <w:p w14:paraId="0524A69C" w14:textId="77777777" w:rsidR="004A3F5C" w:rsidRDefault="004A3F5C" w:rsidP="00D9115D">
            <w:pPr>
              <w:rPr>
                <w:b/>
                <w:bCs/>
              </w:rPr>
            </w:pPr>
          </w:p>
        </w:tc>
      </w:tr>
      <w:tr w:rsidR="004A3F5C" w14:paraId="4231F33E" w14:textId="77777777" w:rsidTr="00D9115D">
        <w:trPr>
          <w:trHeight w:val="300"/>
        </w:trPr>
        <w:tc>
          <w:tcPr>
            <w:tcW w:w="3120" w:type="dxa"/>
          </w:tcPr>
          <w:p w14:paraId="4562F300" w14:textId="77777777" w:rsidR="004A3F5C" w:rsidRDefault="004A3F5C" w:rsidP="00D9115D">
            <w:pPr>
              <w:rPr>
                <w:b/>
                <w:bCs/>
              </w:rPr>
            </w:pPr>
          </w:p>
        </w:tc>
        <w:tc>
          <w:tcPr>
            <w:tcW w:w="3120" w:type="dxa"/>
          </w:tcPr>
          <w:p w14:paraId="00112BDC" w14:textId="77777777" w:rsidR="004A3F5C" w:rsidRDefault="004A3F5C" w:rsidP="00D9115D">
            <w:pPr>
              <w:rPr>
                <w:b/>
                <w:bCs/>
              </w:rPr>
            </w:pPr>
          </w:p>
          <w:p w14:paraId="2DCC36C5" w14:textId="77777777" w:rsidR="004A3F5C" w:rsidRDefault="004A3F5C" w:rsidP="00D9115D">
            <w:pPr>
              <w:rPr>
                <w:b/>
                <w:bCs/>
              </w:rPr>
            </w:pPr>
          </w:p>
        </w:tc>
        <w:tc>
          <w:tcPr>
            <w:tcW w:w="3120" w:type="dxa"/>
          </w:tcPr>
          <w:p w14:paraId="0E5DDE9D" w14:textId="77777777" w:rsidR="004A3F5C" w:rsidRDefault="004A3F5C" w:rsidP="00D9115D">
            <w:pPr>
              <w:rPr>
                <w:b/>
                <w:bCs/>
              </w:rPr>
            </w:pPr>
          </w:p>
        </w:tc>
      </w:tr>
      <w:tr w:rsidR="004A3F5C" w14:paraId="565058E4" w14:textId="77777777" w:rsidTr="00D9115D">
        <w:trPr>
          <w:trHeight w:val="300"/>
        </w:trPr>
        <w:tc>
          <w:tcPr>
            <w:tcW w:w="3120" w:type="dxa"/>
          </w:tcPr>
          <w:p w14:paraId="114D72EF" w14:textId="77777777" w:rsidR="004A3F5C" w:rsidRDefault="004A3F5C" w:rsidP="00D9115D">
            <w:pPr>
              <w:rPr>
                <w:b/>
                <w:bCs/>
              </w:rPr>
            </w:pPr>
          </w:p>
        </w:tc>
        <w:tc>
          <w:tcPr>
            <w:tcW w:w="3120" w:type="dxa"/>
          </w:tcPr>
          <w:p w14:paraId="633EF365" w14:textId="77777777" w:rsidR="004A3F5C" w:rsidRDefault="004A3F5C" w:rsidP="00D9115D">
            <w:pPr>
              <w:rPr>
                <w:b/>
                <w:bCs/>
              </w:rPr>
            </w:pPr>
          </w:p>
          <w:p w14:paraId="010C48DB" w14:textId="77777777" w:rsidR="004A3F5C" w:rsidRDefault="004A3F5C" w:rsidP="00D9115D">
            <w:pPr>
              <w:rPr>
                <w:b/>
                <w:bCs/>
              </w:rPr>
            </w:pPr>
          </w:p>
        </w:tc>
        <w:tc>
          <w:tcPr>
            <w:tcW w:w="3120" w:type="dxa"/>
          </w:tcPr>
          <w:p w14:paraId="4F53A0E5" w14:textId="77777777" w:rsidR="004A3F5C" w:rsidRDefault="004A3F5C" w:rsidP="00D9115D">
            <w:pPr>
              <w:rPr>
                <w:b/>
                <w:bCs/>
              </w:rPr>
            </w:pPr>
          </w:p>
        </w:tc>
      </w:tr>
      <w:tr w:rsidR="004A3F5C" w14:paraId="0C425C90" w14:textId="77777777" w:rsidTr="00D9115D">
        <w:trPr>
          <w:trHeight w:val="300"/>
        </w:trPr>
        <w:tc>
          <w:tcPr>
            <w:tcW w:w="3120" w:type="dxa"/>
          </w:tcPr>
          <w:p w14:paraId="636F171D" w14:textId="77777777" w:rsidR="004A3F5C" w:rsidRDefault="004A3F5C" w:rsidP="00D9115D">
            <w:pPr>
              <w:rPr>
                <w:b/>
                <w:bCs/>
              </w:rPr>
            </w:pPr>
          </w:p>
        </w:tc>
        <w:tc>
          <w:tcPr>
            <w:tcW w:w="3120" w:type="dxa"/>
          </w:tcPr>
          <w:p w14:paraId="37D6B024" w14:textId="77777777" w:rsidR="004A3F5C" w:rsidRDefault="004A3F5C" w:rsidP="00D9115D">
            <w:pPr>
              <w:rPr>
                <w:b/>
                <w:bCs/>
              </w:rPr>
            </w:pPr>
          </w:p>
          <w:p w14:paraId="4230318A" w14:textId="77777777" w:rsidR="004A3F5C" w:rsidRDefault="004A3F5C" w:rsidP="00D9115D">
            <w:pPr>
              <w:rPr>
                <w:b/>
                <w:bCs/>
              </w:rPr>
            </w:pPr>
          </w:p>
        </w:tc>
        <w:tc>
          <w:tcPr>
            <w:tcW w:w="3120" w:type="dxa"/>
          </w:tcPr>
          <w:p w14:paraId="4DE95A84" w14:textId="77777777" w:rsidR="004A3F5C" w:rsidRDefault="004A3F5C" w:rsidP="00D9115D">
            <w:pPr>
              <w:rPr>
                <w:b/>
                <w:bCs/>
              </w:rPr>
            </w:pPr>
          </w:p>
        </w:tc>
      </w:tr>
      <w:tr w:rsidR="004A3F5C" w14:paraId="02032FFF" w14:textId="77777777" w:rsidTr="00D9115D">
        <w:trPr>
          <w:trHeight w:val="300"/>
        </w:trPr>
        <w:tc>
          <w:tcPr>
            <w:tcW w:w="3120" w:type="dxa"/>
          </w:tcPr>
          <w:p w14:paraId="68E5B549" w14:textId="77777777" w:rsidR="004A3F5C" w:rsidRDefault="004A3F5C" w:rsidP="00D9115D">
            <w:pPr>
              <w:rPr>
                <w:b/>
                <w:bCs/>
              </w:rPr>
            </w:pPr>
          </w:p>
        </w:tc>
        <w:tc>
          <w:tcPr>
            <w:tcW w:w="3120" w:type="dxa"/>
          </w:tcPr>
          <w:p w14:paraId="4F689B78" w14:textId="77777777" w:rsidR="004A3F5C" w:rsidRDefault="004A3F5C" w:rsidP="00D9115D">
            <w:pPr>
              <w:rPr>
                <w:b/>
                <w:bCs/>
              </w:rPr>
            </w:pPr>
          </w:p>
          <w:p w14:paraId="7B211E49" w14:textId="77777777" w:rsidR="004A3F5C" w:rsidRDefault="004A3F5C" w:rsidP="00D9115D">
            <w:pPr>
              <w:rPr>
                <w:b/>
                <w:bCs/>
              </w:rPr>
            </w:pPr>
          </w:p>
        </w:tc>
        <w:tc>
          <w:tcPr>
            <w:tcW w:w="3120" w:type="dxa"/>
          </w:tcPr>
          <w:p w14:paraId="4093D29A" w14:textId="77777777" w:rsidR="004A3F5C" w:rsidRDefault="004A3F5C" w:rsidP="00D9115D">
            <w:pPr>
              <w:rPr>
                <w:b/>
                <w:bCs/>
              </w:rPr>
            </w:pPr>
          </w:p>
        </w:tc>
      </w:tr>
      <w:tr w:rsidR="004A3F5C" w14:paraId="5FD20466" w14:textId="77777777" w:rsidTr="00D9115D">
        <w:trPr>
          <w:trHeight w:val="300"/>
        </w:trPr>
        <w:tc>
          <w:tcPr>
            <w:tcW w:w="3120" w:type="dxa"/>
          </w:tcPr>
          <w:p w14:paraId="4F54F924" w14:textId="77777777" w:rsidR="004A3F5C" w:rsidRDefault="004A3F5C" w:rsidP="00D9115D">
            <w:pPr>
              <w:rPr>
                <w:b/>
                <w:bCs/>
              </w:rPr>
            </w:pPr>
          </w:p>
        </w:tc>
        <w:tc>
          <w:tcPr>
            <w:tcW w:w="3120" w:type="dxa"/>
          </w:tcPr>
          <w:p w14:paraId="09E6BA11" w14:textId="77777777" w:rsidR="004A3F5C" w:rsidRDefault="004A3F5C" w:rsidP="00D9115D">
            <w:pPr>
              <w:rPr>
                <w:b/>
                <w:bCs/>
              </w:rPr>
            </w:pPr>
          </w:p>
          <w:p w14:paraId="737CDC70" w14:textId="77777777" w:rsidR="004A3F5C" w:rsidRDefault="004A3F5C" w:rsidP="00D9115D">
            <w:pPr>
              <w:rPr>
                <w:b/>
                <w:bCs/>
              </w:rPr>
            </w:pPr>
          </w:p>
        </w:tc>
        <w:tc>
          <w:tcPr>
            <w:tcW w:w="3120" w:type="dxa"/>
          </w:tcPr>
          <w:p w14:paraId="1821B2B8" w14:textId="77777777" w:rsidR="004A3F5C" w:rsidRDefault="004A3F5C" w:rsidP="00D9115D">
            <w:pPr>
              <w:rPr>
                <w:b/>
                <w:bCs/>
              </w:rPr>
            </w:pPr>
          </w:p>
        </w:tc>
      </w:tr>
      <w:tr w:rsidR="004A3F5C" w14:paraId="33FDB3D9" w14:textId="77777777" w:rsidTr="00D9115D">
        <w:trPr>
          <w:trHeight w:val="300"/>
        </w:trPr>
        <w:tc>
          <w:tcPr>
            <w:tcW w:w="3120" w:type="dxa"/>
          </w:tcPr>
          <w:p w14:paraId="16FFA8CE" w14:textId="77777777" w:rsidR="004A3F5C" w:rsidRDefault="004A3F5C" w:rsidP="00D9115D">
            <w:pPr>
              <w:rPr>
                <w:b/>
                <w:bCs/>
              </w:rPr>
            </w:pPr>
          </w:p>
        </w:tc>
        <w:tc>
          <w:tcPr>
            <w:tcW w:w="3120" w:type="dxa"/>
          </w:tcPr>
          <w:p w14:paraId="68FBA1F4" w14:textId="77777777" w:rsidR="004A3F5C" w:rsidRDefault="004A3F5C" w:rsidP="00D9115D">
            <w:pPr>
              <w:rPr>
                <w:b/>
                <w:bCs/>
              </w:rPr>
            </w:pPr>
          </w:p>
          <w:p w14:paraId="1880F38C" w14:textId="77777777" w:rsidR="004A3F5C" w:rsidRDefault="004A3F5C" w:rsidP="00D9115D">
            <w:pPr>
              <w:rPr>
                <w:b/>
                <w:bCs/>
              </w:rPr>
            </w:pPr>
          </w:p>
        </w:tc>
        <w:tc>
          <w:tcPr>
            <w:tcW w:w="3120" w:type="dxa"/>
          </w:tcPr>
          <w:p w14:paraId="260BF689" w14:textId="77777777" w:rsidR="004A3F5C" w:rsidRDefault="004A3F5C" w:rsidP="00D9115D">
            <w:pPr>
              <w:rPr>
                <w:b/>
                <w:bCs/>
              </w:rPr>
            </w:pPr>
          </w:p>
        </w:tc>
      </w:tr>
      <w:tr w:rsidR="004A3F5C" w14:paraId="494DE01D" w14:textId="77777777" w:rsidTr="00D9115D">
        <w:trPr>
          <w:trHeight w:val="300"/>
        </w:trPr>
        <w:tc>
          <w:tcPr>
            <w:tcW w:w="3120" w:type="dxa"/>
          </w:tcPr>
          <w:p w14:paraId="26E949A6" w14:textId="77777777" w:rsidR="004A3F5C" w:rsidRDefault="004A3F5C" w:rsidP="00D9115D">
            <w:pPr>
              <w:rPr>
                <w:b/>
                <w:bCs/>
              </w:rPr>
            </w:pPr>
          </w:p>
        </w:tc>
        <w:tc>
          <w:tcPr>
            <w:tcW w:w="3120" w:type="dxa"/>
          </w:tcPr>
          <w:p w14:paraId="5EBB3986" w14:textId="77777777" w:rsidR="004A3F5C" w:rsidRDefault="004A3F5C" w:rsidP="00D9115D">
            <w:pPr>
              <w:rPr>
                <w:b/>
                <w:bCs/>
              </w:rPr>
            </w:pPr>
          </w:p>
          <w:p w14:paraId="4F9AA9D0" w14:textId="77777777" w:rsidR="004A3F5C" w:rsidRDefault="004A3F5C" w:rsidP="00D9115D">
            <w:pPr>
              <w:rPr>
                <w:b/>
                <w:bCs/>
              </w:rPr>
            </w:pPr>
          </w:p>
        </w:tc>
        <w:tc>
          <w:tcPr>
            <w:tcW w:w="3120" w:type="dxa"/>
          </w:tcPr>
          <w:p w14:paraId="7B716C1F" w14:textId="77777777" w:rsidR="004A3F5C" w:rsidRDefault="004A3F5C" w:rsidP="00D9115D">
            <w:pPr>
              <w:rPr>
                <w:b/>
                <w:bCs/>
              </w:rPr>
            </w:pPr>
          </w:p>
        </w:tc>
      </w:tr>
      <w:tr w:rsidR="004A3F5C" w14:paraId="515B373A" w14:textId="77777777" w:rsidTr="00D9115D">
        <w:trPr>
          <w:trHeight w:val="300"/>
        </w:trPr>
        <w:tc>
          <w:tcPr>
            <w:tcW w:w="3120" w:type="dxa"/>
          </w:tcPr>
          <w:p w14:paraId="4B9BA64E" w14:textId="77777777" w:rsidR="004A3F5C" w:rsidRDefault="004A3F5C" w:rsidP="00D9115D">
            <w:pPr>
              <w:rPr>
                <w:b/>
                <w:bCs/>
              </w:rPr>
            </w:pPr>
          </w:p>
        </w:tc>
        <w:tc>
          <w:tcPr>
            <w:tcW w:w="3120" w:type="dxa"/>
          </w:tcPr>
          <w:p w14:paraId="2D47DC26" w14:textId="77777777" w:rsidR="004A3F5C" w:rsidRDefault="004A3F5C" w:rsidP="00D9115D">
            <w:pPr>
              <w:rPr>
                <w:b/>
                <w:bCs/>
              </w:rPr>
            </w:pPr>
          </w:p>
          <w:p w14:paraId="38D5612A" w14:textId="77777777" w:rsidR="004A3F5C" w:rsidRDefault="004A3F5C" w:rsidP="00D9115D">
            <w:pPr>
              <w:rPr>
                <w:b/>
                <w:bCs/>
              </w:rPr>
            </w:pPr>
          </w:p>
        </w:tc>
        <w:tc>
          <w:tcPr>
            <w:tcW w:w="3120" w:type="dxa"/>
          </w:tcPr>
          <w:p w14:paraId="6CFD6D69" w14:textId="77777777" w:rsidR="004A3F5C" w:rsidRDefault="004A3F5C" w:rsidP="00D9115D">
            <w:pPr>
              <w:rPr>
                <w:b/>
                <w:bCs/>
              </w:rPr>
            </w:pPr>
          </w:p>
        </w:tc>
      </w:tr>
      <w:tr w:rsidR="004A3F5C" w14:paraId="33211B61" w14:textId="77777777" w:rsidTr="00D9115D">
        <w:trPr>
          <w:trHeight w:val="300"/>
        </w:trPr>
        <w:tc>
          <w:tcPr>
            <w:tcW w:w="3120" w:type="dxa"/>
          </w:tcPr>
          <w:p w14:paraId="33627D12" w14:textId="77777777" w:rsidR="004A3F5C" w:rsidRDefault="004A3F5C" w:rsidP="00D9115D">
            <w:pPr>
              <w:rPr>
                <w:b/>
                <w:bCs/>
              </w:rPr>
            </w:pPr>
          </w:p>
        </w:tc>
        <w:tc>
          <w:tcPr>
            <w:tcW w:w="3120" w:type="dxa"/>
          </w:tcPr>
          <w:p w14:paraId="6464DC93" w14:textId="77777777" w:rsidR="004A3F5C" w:rsidRDefault="004A3F5C" w:rsidP="00D9115D">
            <w:pPr>
              <w:rPr>
                <w:b/>
                <w:bCs/>
              </w:rPr>
            </w:pPr>
          </w:p>
          <w:p w14:paraId="0C6EE6B8" w14:textId="77777777" w:rsidR="004A3F5C" w:rsidRDefault="004A3F5C" w:rsidP="00D9115D">
            <w:pPr>
              <w:rPr>
                <w:b/>
                <w:bCs/>
              </w:rPr>
            </w:pPr>
          </w:p>
        </w:tc>
        <w:tc>
          <w:tcPr>
            <w:tcW w:w="3120" w:type="dxa"/>
          </w:tcPr>
          <w:p w14:paraId="1595E93A" w14:textId="77777777" w:rsidR="004A3F5C" w:rsidRDefault="004A3F5C" w:rsidP="00D9115D">
            <w:pPr>
              <w:rPr>
                <w:b/>
                <w:bCs/>
              </w:rPr>
            </w:pPr>
          </w:p>
        </w:tc>
      </w:tr>
      <w:tr w:rsidR="004A3F5C" w14:paraId="4E2ECF59" w14:textId="77777777" w:rsidTr="00D9115D">
        <w:trPr>
          <w:trHeight w:val="300"/>
        </w:trPr>
        <w:tc>
          <w:tcPr>
            <w:tcW w:w="3120" w:type="dxa"/>
          </w:tcPr>
          <w:p w14:paraId="182432C1" w14:textId="77777777" w:rsidR="004A3F5C" w:rsidRDefault="004A3F5C" w:rsidP="00D9115D">
            <w:pPr>
              <w:rPr>
                <w:b/>
                <w:bCs/>
              </w:rPr>
            </w:pPr>
          </w:p>
        </w:tc>
        <w:tc>
          <w:tcPr>
            <w:tcW w:w="3120" w:type="dxa"/>
          </w:tcPr>
          <w:p w14:paraId="3FBBD9C6" w14:textId="77777777" w:rsidR="004A3F5C" w:rsidRDefault="004A3F5C" w:rsidP="00D9115D">
            <w:pPr>
              <w:rPr>
                <w:b/>
                <w:bCs/>
              </w:rPr>
            </w:pPr>
          </w:p>
          <w:p w14:paraId="249E5B98" w14:textId="77777777" w:rsidR="004A3F5C" w:rsidRDefault="004A3F5C" w:rsidP="00D9115D">
            <w:pPr>
              <w:rPr>
                <w:b/>
                <w:bCs/>
              </w:rPr>
            </w:pPr>
          </w:p>
        </w:tc>
        <w:tc>
          <w:tcPr>
            <w:tcW w:w="3120" w:type="dxa"/>
          </w:tcPr>
          <w:p w14:paraId="6A2CA7D0" w14:textId="77777777" w:rsidR="004A3F5C" w:rsidRDefault="004A3F5C" w:rsidP="00D9115D">
            <w:pPr>
              <w:rPr>
                <w:b/>
                <w:bCs/>
              </w:rPr>
            </w:pPr>
          </w:p>
        </w:tc>
      </w:tr>
      <w:tr w:rsidR="004A3F5C" w14:paraId="3EA9AC80" w14:textId="77777777" w:rsidTr="00D9115D">
        <w:trPr>
          <w:trHeight w:val="300"/>
        </w:trPr>
        <w:tc>
          <w:tcPr>
            <w:tcW w:w="3120" w:type="dxa"/>
          </w:tcPr>
          <w:p w14:paraId="74D55BAD" w14:textId="77777777" w:rsidR="004A3F5C" w:rsidRDefault="004A3F5C" w:rsidP="00D9115D">
            <w:pPr>
              <w:rPr>
                <w:b/>
                <w:bCs/>
              </w:rPr>
            </w:pPr>
          </w:p>
        </w:tc>
        <w:tc>
          <w:tcPr>
            <w:tcW w:w="3120" w:type="dxa"/>
          </w:tcPr>
          <w:p w14:paraId="382AED97" w14:textId="77777777" w:rsidR="004A3F5C" w:rsidRDefault="004A3F5C" w:rsidP="00D9115D">
            <w:pPr>
              <w:rPr>
                <w:b/>
                <w:bCs/>
              </w:rPr>
            </w:pPr>
          </w:p>
          <w:p w14:paraId="61E98981" w14:textId="77777777" w:rsidR="004A3F5C" w:rsidRDefault="004A3F5C" w:rsidP="00D9115D">
            <w:pPr>
              <w:rPr>
                <w:b/>
                <w:bCs/>
              </w:rPr>
            </w:pPr>
          </w:p>
        </w:tc>
        <w:tc>
          <w:tcPr>
            <w:tcW w:w="3120" w:type="dxa"/>
          </w:tcPr>
          <w:p w14:paraId="574CF6EC" w14:textId="77777777" w:rsidR="004A3F5C" w:rsidRDefault="004A3F5C" w:rsidP="00D9115D">
            <w:pPr>
              <w:rPr>
                <w:b/>
                <w:bCs/>
              </w:rPr>
            </w:pPr>
          </w:p>
        </w:tc>
      </w:tr>
      <w:tr w:rsidR="004A3F5C" w14:paraId="71595B76" w14:textId="77777777" w:rsidTr="00D9115D">
        <w:trPr>
          <w:trHeight w:val="300"/>
        </w:trPr>
        <w:tc>
          <w:tcPr>
            <w:tcW w:w="3120" w:type="dxa"/>
          </w:tcPr>
          <w:p w14:paraId="0E4B9281" w14:textId="77777777" w:rsidR="004A3F5C" w:rsidRDefault="004A3F5C" w:rsidP="00D9115D">
            <w:pPr>
              <w:rPr>
                <w:b/>
                <w:bCs/>
              </w:rPr>
            </w:pPr>
          </w:p>
        </w:tc>
        <w:tc>
          <w:tcPr>
            <w:tcW w:w="3120" w:type="dxa"/>
          </w:tcPr>
          <w:p w14:paraId="044016D7" w14:textId="77777777" w:rsidR="004A3F5C" w:rsidRDefault="004A3F5C" w:rsidP="00D9115D">
            <w:pPr>
              <w:rPr>
                <w:b/>
                <w:bCs/>
              </w:rPr>
            </w:pPr>
          </w:p>
          <w:p w14:paraId="29B8DD85" w14:textId="77777777" w:rsidR="004A3F5C" w:rsidRDefault="004A3F5C" w:rsidP="00D9115D">
            <w:pPr>
              <w:rPr>
                <w:b/>
                <w:bCs/>
              </w:rPr>
            </w:pPr>
          </w:p>
        </w:tc>
        <w:tc>
          <w:tcPr>
            <w:tcW w:w="3120" w:type="dxa"/>
          </w:tcPr>
          <w:p w14:paraId="3416FFA0" w14:textId="77777777" w:rsidR="004A3F5C" w:rsidRDefault="004A3F5C" w:rsidP="00D9115D">
            <w:pPr>
              <w:rPr>
                <w:b/>
                <w:bCs/>
              </w:rPr>
            </w:pPr>
          </w:p>
        </w:tc>
      </w:tr>
      <w:tr w:rsidR="004A3F5C" w14:paraId="4C20E136" w14:textId="77777777" w:rsidTr="00D9115D">
        <w:trPr>
          <w:trHeight w:val="300"/>
        </w:trPr>
        <w:tc>
          <w:tcPr>
            <w:tcW w:w="3120" w:type="dxa"/>
          </w:tcPr>
          <w:p w14:paraId="0C16C2DE" w14:textId="77777777" w:rsidR="004A3F5C" w:rsidRDefault="004A3F5C" w:rsidP="00D9115D">
            <w:pPr>
              <w:rPr>
                <w:b/>
                <w:bCs/>
              </w:rPr>
            </w:pPr>
          </w:p>
        </w:tc>
        <w:tc>
          <w:tcPr>
            <w:tcW w:w="3120" w:type="dxa"/>
          </w:tcPr>
          <w:p w14:paraId="603E8202" w14:textId="77777777" w:rsidR="004A3F5C" w:rsidRDefault="004A3F5C" w:rsidP="00D9115D">
            <w:pPr>
              <w:rPr>
                <w:b/>
                <w:bCs/>
              </w:rPr>
            </w:pPr>
          </w:p>
          <w:p w14:paraId="590E6BE1" w14:textId="77777777" w:rsidR="004A3F5C" w:rsidRDefault="004A3F5C" w:rsidP="00D9115D">
            <w:pPr>
              <w:rPr>
                <w:b/>
                <w:bCs/>
              </w:rPr>
            </w:pPr>
          </w:p>
        </w:tc>
        <w:tc>
          <w:tcPr>
            <w:tcW w:w="3120" w:type="dxa"/>
          </w:tcPr>
          <w:p w14:paraId="194D78D2" w14:textId="77777777" w:rsidR="004A3F5C" w:rsidRDefault="004A3F5C" w:rsidP="00D9115D">
            <w:pPr>
              <w:rPr>
                <w:b/>
                <w:bCs/>
              </w:rPr>
            </w:pPr>
          </w:p>
        </w:tc>
      </w:tr>
    </w:tbl>
    <w:p w14:paraId="246CB50D" w14:textId="45E1BF69" w:rsidR="004A3F5C" w:rsidRDefault="004A3F5C" w:rsidP="004A3F5C">
      <w:pPr>
        <w:jc w:val="center"/>
        <w:rPr>
          <w:b/>
          <w:bCs/>
        </w:rPr>
      </w:pPr>
      <w:r w:rsidRPr="718F4494">
        <w:rPr>
          <w:b/>
          <w:bCs/>
        </w:rPr>
        <w:lastRenderedPageBreak/>
        <w:t xml:space="preserve">Appendix </w:t>
      </w:r>
      <w:r>
        <w:rPr>
          <w:b/>
          <w:bCs/>
        </w:rPr>
        <w:t>F</w:t>
      </w:r>
      <w:r w:rsidRPr="718F4494">
        <w:rPr>
          <w:b/>
          <w:bCs/>
        </w:rPr>
        <w:t xml:space="preserve"> – Documented work on the vehicle</w:t>
      </w:r>
    </w:p>
    <w:p w14:paraId="796A84CB" w14:textId="77777777" w:rsidR="004A3F5C" w:rsidRDefault="004A3F5C" w:rsidP="004A3F5C">
      <w:pPr>
        <w:jc w:val="center"/>
        <w:rPr>
          <w:b/>
          <w:bCs/>
        </w:rPr>
      </w:pPr>
    </w:p>
    <w:tbl>
      <w:tblPr>
        <w:tblStyle w:val="TableGrid"/>
        <w:tblW w:w="9360" w:type="dxa"/>
        <w:tblLayout w:type="fixed"/>
        <w:tblLook w:val="06A0" w:firstRow="1" w:lastRow="0" w:firstColumn="1" w:lastColumn="0" w:noHBand="1" w:noVBand="1"/>
      </w:tblPr>
      <w:tblGrid>
        <w:gridCol w:w="2340"/>
        <w:gridCol w:w="2340"/>
        <w:gridCol w:w="2340"/>
        <w:gridCol w:w="2340"/>
      </w:tblGrid>
      <w:tr w:rsidR="004A3F5C" w14:paraId="39667F78" w14:textId="77777777" w:rsidTr="00D9115D">
        <w:trPr>
          <w:trHeight w:val="300"/>
        </w:trPr>
        <w:tc>
          <w:tcPr>
            <w:tcW w:w="2340" w:type="dxa"/>
          </w:tcPr>
          <w:p w14:paraId="06754E1F" w14:textId="77777777" w:rsidR="004A3F5C" w:rsidRDefault="004A3F5C" w:rsidP="00D9115D">
            <w:pPr>
              <w:jc w:val="center"/>
              <w:rPr>
                <w:b/>
                <w:bCs/>
              </w:rPr>
            </w:pPr>
            <w:r w:rsidRPr="718F4494">
              <w:rPr>
                <w:b/>
                <w:bCs/>
              </w:rPr>
              <w:t>Printed faculty/staff/student name</w:t>
            </w:r>
          </w:p>
        </w:tc>
        <w:tc>
          <w:tcPr>
            <w:tcW w:w="2340" w:type="dxa"/>
          </w:tcPr>
          <w:p w14:paraId="5D429DCD" w14:textId="77777777" w:rsidR="004A3F5C" w:rsidRDefault="004A3F5C" w:rsidP="00D9115D">
            <w:pPr>
              <w:jc w:val="center"/>
              <w:rPr>
                <w:b/>
                <w:bCs/>
              </w:rPr>
            </w:pPr>
            <w:r w:rsidRPr="718F4494">
              <w:rPr>
                <w:b/>
                <w:bCs/>
              </w:rPr>
              <w:t>Date</w:t>
            </w:r>
          </w:p>
        </w:tc>
        <w:tc>
          <w:tcPr>
            <w:tcW w:w="2340" w:type="dxa"/>
          </w:tcPr>
          <w:p w14:paraId="5FACB78F" w14:textId="77777777" w:rsidR="004A3F5C" w:rsidRDefault="004A3F5C" w:rsidP="00D9115D">
            <w:pPr>
              <w:jc w:val="center"/>
            </w:pPr>
            <w:r w:rsidRPr="718F4494">
              <w:rPr>
                <w:b/>
                <w:bCs/>
              </w:rPr>
              <w:t>Work being done on the car</w:t>
            </w:r>
          </w:p>
        </w:tc>
        <w:tc>
          <w:tcPr>
            <w:tcW w:w="2340" w:type="dxa"/>
          </w:tcPr>
          <w:p w14:paraId="000ACCFC" w14:textId="77777777" w:rsidR="004A3F5C" w:rsidRDefault="004A3F5C" w:rsidP="00D9115D">
            <w:pPr>
              <w:jc w:val="center"/>
              <w:rPr>
                <w:b/>
                <w:bCs/>
              </w:rPr>
            </w:pPr>
            <w:r w:rsidRPr="718F4494">
              <w:rPr>
                <w:b/>
                <w:bCs/>
              </w:rPr>
              <w:t>Estimated time car will be in high bay</w:t>
            </w:r>
          </w:p>
        </w:tc>
      </w:tr>
      <w:tr w:rsidR="004A3F5C" w14:paraId="029B78AE" w14:textId="77777777" w:rsidTr="00D9115D">
        <w:trPr>
          <w:trHeight w:val="300"/>
        </w:trPr>
        <w:tc>
          <w:tcPr>
            <w:tcW w:w="2340" w:type="dxa"/>
          </w:tcPr>
          <w:p w14:paraId="2C34E09C" w14:textId="77777777" w:rsidR="004A3F5C" w:rsidRDefault="004A3F5C" w:rsidP="00D9115D">
            <w:pPr>
              <w:rPr>
                <w:b/>
                <w:bCs/>
              </w:rPr>
            </w:pPr>
          </w:p>
        </w:tc>
        <w:tc>
          <w:tcPr>
            <w:tcW w:w="2340" w:type="dxa"/>
          </w:tcPr>
          <w:p w14:paraId="039982C3" w14:textId="77777777" w:rsidR="004A3F5C" w:rsidRDefault="004A3F5C" w:rsidP="00D9115D">
            <w:pPr>
              <w:rPr>
                <w:b/>
                <w:bCs/>
              </w:rPr>
            </w:pPr>
          </w:p>
          <w:p w14:paraId="333A2E42" w14:textId="77777777" w:rsidR="004A3F5C" w:rsidRDefault="004A3F5C" w:rsidP="00D9115D">
            <w:pPr>
              <w:rPr>
                <w:b/>
                <w:bCs/>
              </w:rPr>
            </w:pPr>
          </w:p>
        </w:tc>
        <w:tc>
          <w:tcPr>
            <w:tcW w:w="2340" w:type="dxa"/>
          </w:tcPr>
          <w:p w14:paraId="5A0D7563" w14:textId="77777777" w:rsidR="004A3F5C" w:rsidRDefault="004A3F5C" w:rsidP="00D9115D">
            <w:pPr>
              <w:rPr>
                <w:b/>
                <w:bCs/>
              </w:rPr>
            </w:pPr>
          </w:p>
        </w:tc>
        <w:tc>
          <w:tcPr>
            <w:tcW w:w="2340" w:type="dxa"/>
          </w:tcPr>
          <w:p w14:paraId="515D47E2" w14:textId="77777777" w:rsidR="004A3F5C" w:rsidRDefault="004A3F5C" w:rsidP="00D9115D">
            <w:pPr>
              <w:rPr>
                <w:b/>
                <w:bCs/>
              </w:rPr>
            </w:pPr>
          </w:p>
        </w:tc>
      </w:tr>
      <w:tr w:rsidR="004A3F5C" w14:paraId="7104FADE" w14:textId="77777777" w:rsidTr="00D9115D">
        <w:trPr>
          <w:trHeight w:val="300"/>
        </w:trPr>
        <w:tc>
          <w:tcPr>
            <w:tcW w:w="2340" w:type="dxa"/>
          </w:tcPr>
          <w:p w14:paraId="21715AF1" w14:textId="77777777" w:rsidR="004A3F5C" w:rsidRDefault="004A3F5C" w:rsidP="00D9115D">
            <w:pPr>
              <w:rPr>
                <w:b/>
                <w:bCs/>
              </w:rPr>
            </w:pPr>
          </w:p>
        </w:tc>
        <w:tc>
          <w:tcPr>
            <w:tcW w:w="2340" w:type="dxa"/>
          </w:tcPr>
          <w:p w14:paraId="14BA9E15" w14:textId="77777777" w:rsidR="004A3F5C" w:rsidRDefault="004A3F5C" w:rsidP="00D9115D">
            <w:pPr>
              <w:rPr>
                <w:b/>
                <w:bCs/>
              </w:rPr>
            </w:pPr>
          </w:p>
          <w:p w14:paraId="564F3D88" w14:textId="77777777" w:rsidR="004A3F5C" w:rsidRDefault="004A3F5C" w:rsidP="00D9115D">
            <w:pPr>
              <w:rPr>
                <w:b/>
                <w:bCs/>
              </w:rPr>
            </w:pPr>
          </w:p>
        </w:tc>
        <w:tc>
          <w:tcPr>
            <w:tcW w:w="2340" w:type="dxa"/>
          </w:tcPr>
          <w:p w14:paraId="38F86332" w14:textId="77777777" w:rsidR="004A3F5C" w:rsidRDefault="004A3F5C" w:rsidP="00D9115D">
            <w:pPr>
              <w:rPr>
                <w:b/>
                <w:bCs/>
              </w:rPr>
            </w:pPr>
          </w:p>
        </w:tc>
        <w:tc>
          <w:tcPr>
            <w:tcW w:w="2340" w:type="dxa"/>
          </w:tcPr>
          <w:p w14:paraId="2C02585F" w14:textId="77777777" w:rsidR="004A3F5C" w:rsidRDefault="004A3F5C" w:rsidP="00D9115D">
            <w:pPr>
              <w:rPr>
                <w:b/>
                <w:bCs/>
              </w:rPr>
            </w:pPr>
          </w:p>
        </w:tc>
      </w:tr>
      <w:tr w:rsidR="004A3F5C" w14:paraId="09EB159E" w14:textId="77777777" w:rsidTr="00D9115D">
        <w:trPr>
          <w:trHeight w:val="300"/>
        </w:trPr>
        <w:tc>
          <w:tcPr>
            <w:tcW w:w="2340" w:type="dxa"/>
          </w:tcPr>
          <w:p w14:paraId="671905FD" w14:textId="77777777" w:rsidR="004A3F5C" w:rsidRDefault="004A3F5C" w:rsidP="00D9115D">
            <w:pPr>
              <w:rPr>
                <w:b/>
                <w:bCs/>
              </w:rPr>
            </w:pPr>
          </w:p>
        </w:tc>
        <w:tc>
          <w:tcPr>
            <w:tcW w:w="2340" w:type="dxa"/>
          </w:tcPr>
          <w:p w14:paraId="4607B81E" w14:textId="77777777" w:rsidR="004A3F5C" w:rsidRDefault="004A3F5C" w:rsidP="00D9115D">
            <w:pPr>
              <w:rPr>
                <w:b/>
                <w:bCs/>
              </w:rPr>
            </w:pPr>
          </w:p>
          <w:p w14:paraId="312F1E62" w14:textId="77777777" w:rsidR="004A3F5C" w:rsidRDefault="004A3F5C" w:rsidP="00D9115D">
            <w:pPr>
              <w:rPr>
                <w:b/>
                <w:bCs/>
              </w:rPr>
            </w:pPr>
          </w:p>
        </w:tc>
        <w:tc>
          <w:tcPr>
            <w:tcW w:w="2340" w:type="dxa"/>
          </w:tcPr>
          <w:p w14:paraId="77AD5404" w14:textId="77777777" w:rsidR="004A3F5C" w:rsidRDefault="004A3F5C" w:rsidP="00D9115D">
            <w:pPr>
              <w:rPr>
                <w:b/>
                <w:bCs/>
              </w:rPr>
            </w:pPr>
          </w:p>
        </w:tc>
        <w:tc>
          <w:tcPr>
            <w:tcW w:w="2340" w:type="dxa"/>
          </w:tcPr>
          <w:p w14:paraId="4F7D030E" w14:textId="77777777" w:rsidR="004A3F5C" w:rsidRDefault="004A3F5C" w:rsidP="00D9115D">
            <w:pPr>
              <w:rPr>
                <w:b/>
                <w:bCs/>
              </w:rPr>
            </w:pPr>
          </w:p>
        </w:tc>
      </w:tr>
      <w:tr w:rsidR="004A3F5C" w14:paraId="20A0885C" w14:textId="77777777" w:rsidTr="00D9115D">
        <w:trPr>
          <w:trHeight w:val="300"/>
        </w:trPr>
        <w:tc>
          <w:tcPr>
            <w:tcW w:w="2340" w:type="dxa"/>
          </w:tcPr>
          <w:p w14:paraId="1AA90699" w14:textId="77777777" w:rsidR="004A3F5C" w:rsidRDefault="004A3F5C" w:rsidP="00D9115D">
            <w:pPr>
              <w:rPr>
                <w:b/>
                <w:bCs/>
              </w:rPr>
            </w:pPr>
          </w:p>
        </w:tc>
        <w:tc>
          <w:tcPr>
            <w:tcW w:w="2340" w:type="dxa"/>
          </w:tcPr>
          <w:p w14:paraId="616ED7E6" w14:textId="77777777" w:rsidR="004A3F5C" w:rsidRDefault="004A3F5C" w:rsidP="00D9115D">
            <w:pPr>
              <w:rPr>
                <w:b/>
                <w:bCs/>
              </w:rPr>
            </w:pPr>
          </w:p>
          <w:p w14:paraId="745D74DC" w14:textId="77777777" w:rsidR="004A3F5C" w:rsidRDefault="004A3F5C" w:rsidP="00D9115D">
            <w:pPr>
              <w:rPr>
                <w:b/>
                <w:bCs/>
              </w:rPr>
            </w:pPr>
          </w:p>
        </w:tc>
        <w:tc>
          <w:tcPr>
            <w:tcW w:w="2340" w:type="dxa"/>
          </w:tcPr>
          <w:p w14:paraId="405901C0" w14:textId="77777777" w:rsidR="004A3F5C" w:rsidRDefault="004A3F5C" w:rsidP="00D9115D">
            <w:pPr>
              <w:rPr>
                <w:b/>
                <w:bCs/>
              </w:rPr>
            </w:pPr>
          </w:p>
        </w:tc>
        <w:tc>
          <w:tcPr>
            <w:tcW w:w="2340" w:type="dxa"/>
          </w:tcPr>
          <w:p w14:paraId="31A4F6E5" w14:textId="77777777" w:rsidR="004A3F5C" w:rsidRDefault="004A3F5C" w:rsidP="00D9115D">
            <w:pPr>
              <w:rPr>
                <w:b/>
                <w:bCs/>
              </w:rPr>
            </w:pPr>
          </w:p>
        </w:tc>
      </w:tr>
      <w:tr w:rsidR="004A3F5C" w14:paraId="768A9286" w14:textId="77777777" w:rsidTr="00D9115D">
        <w:trPr>
          <w:trHeight w:val="300"/>
        </w:trPr>
        <w:tc>
          <w:tcPr>
            <w:tcW w:w="2340" w:type="dxa"/>
          </w:tcPr>
          <w:p w14:paraId="499BEABE" w14:textId="77777777" w:rsidR="004A3F5C" w:rsidRDefault="004A3F5C" w:rsidP="00D9115D">
            <w:pPr>
              <w:rPr>
                <w:b/>
                <w:bCs/>
              </w:rPr>
            </w:pPr>
          </w:p>
        </w:tc>
        <w:tc>
          <w:tcPr>
            <w:tcW w:w="2340" w:type="dxa"/>
          </w:tcPr>
          <w:p w14:paraId="7D895323" w14:textId="77777777" w:rsidR="004A3F5C" w:rsidRDefault="004A3F5C" w:rsidP="00D9115D">
            <w:pPr>
              <w:rPr>
                <w:b/>
                <w:bCs/>
              </w:rPr>
            </w:pPr>
          </w:p>
          <w:p w14:paraId="184756EF" w14:textId="77777777" w:rsidR="004A3F5C" w:rsidRDefault="004A3F5C" w:rsidP="00D9115D">
            <w:pPr>
              <w:rPr>
                <w:b/>
                <w:bCs/>
              </w:rPr>
            </w:pPr>
          </w:p>
        </w:tc>
        <w:tc>
          <w:tcPr>
            <w:tcW w:w="2340" w:type="dxa"/>
          </w:tcPr>
          <w:p w14:paraId="03DED3FD" w14:textId="77777777" w:rsidR="004A3F5C" w:rsidRDefault="004A3F5C" w:rsidP="00D9115D">
            <w:pPr>
              <w:rPr>
                <w:b/>
                <w:bCs/>
              </w:rPr>
            </w:pPr>
          </w:p>
        </w:tc>
        <w:tc>
          <w:tcPr>
            <w:tcW w:w="2340" w:type="dxa"/>
          </w:tcPr>
          <w:p w14:paraId="16773720" w14:textId="77777777" w:rsidR="004A3F5C" w:rsidRDefault="004A3F5C" w:rsidP="00D9115D">
            <w:pPr>
              <w:rPr>
                <w:b/>
                <w:bCs/>
              </w:rPr>
            </w:pPr>
          </w:p>
        </w:tc>
      </w:tr>
      <w:tr w:rsidR="004A3F5C" w14:paraId="267CC724" w14:textId="77777777" w:rsidTr="00D9115D">
        <w:trPr>
          <w:trHeight w:val="300"/>
        </w:trPr>
        <w:tc>
          <w:tcPr>
            <w:tcW w:w="2340" w:type="dxa"/>
          </w:tcPr>
          <w:p w14:paraId="3D241EF5" w14:textId="77777777" w:rsidR="004A3F5C" w:rsidRDefault="004A3F5C" w:rsidP="00D9115D">
            <w:pPr>
              <w:rPr>
                <w:b/>
                <w:bCs/>
              </w:rPr>
            </w:pPr>
          </w:p>
        </w:tc>
        <w:tc>
          <w:tcPr>
            <w:tcW w:w="2340" w:type="dxa"/>
          </w:tcPr>
          <w:p w14:paraId="2DC475A5" w14:textId="77777777" w:rsidR="004A3F5C" w:rsidRDefault="004A3F5C" w:rsidP="00D9115D">
            <w:pPr>
              <w:rPr>
                <w:b/>
                <w:bCs/>
              </w:rPr>
            </w:pPr>
          </w:p>
          <w:p w14:paraId="64E21035" w14:textId="77777777" w:rsidR="004A3F5C" w:rsidRDefault="004A3F5C" w:rsidP="00D9115D">
            <w:pPr>
              <w:rPr>
                <w:b/>
                <w:bCs/>
              </w:rPr>
            </w:pPr>
          </w:p>
        </w:tc>
        <w:tc>
          <w:tcPr>
            <w:tcW w:w="2340" w:type="dxa"/>
          </w:tcPr>
          <w:p w14:paraId="4F94B637" w14:textId="77777777" w:rsidR="004A3F5C" w:rsidRDefault="004A3F5C" w:rsidP="00D9115D">
            <w:pPr>
              <w:rPr>
                <w:b/>
                <w:bCs/>
              </w:rPr>
            </w:pPr>
          </w:p>
        </w:tc>
        <w:tc>
          <w:tcPr>
            <w:tcW w:w="2340" w:type="dxa"/>
          </w:tcPr>
          <w:p w14:paraId="171F4A94" w14:textId="77777777" w:rsidR="004A3F5C" w:rsidRDefault="004A3F5C" w:rsidP="00D9115D">
            <w:pPr>
              <w:rPr>
                <w:b/>
                <w:bCs/>
              </w:rPr>
            </w:pPr>
          </w:p>
        </w:tc>
      </w:tr>
      <w:tr w:rsidR="004A3F5C" w14:paraId="2411817C" w14:textId="77777777" w:rsidTr="00D9115D">
        <w:trPr>
          <w:trHeight w:val="300"/>
        </w:trPr>
        <w:tc>
          <w:tcPr>
            <w:tcW w:w="2340" w:type="dxa"/>
          </w:tcPr>
          <w:p w14:paraId="1BF06C79" w14:textId="77777777" w:rsidR="004A3F5C" w:rsidRDefault="004A3F5C" w:rsidP="00D9115D">
            <w:pPr>
              <w:rPr>
                <w:b/>
                <w:bCs/>
              </w:rPr>
            </w:pPr>
          </w:p>
        </w:tc>
        <w:tc>
          <w:tcPr>
            <w:tcW w:w="2340" w:type="dxa"/>
          </w:tcPr>
          <w:p w14:paraId="717E20DE" w14:textId="77777777" w:rsidR="004A3F5C" w:rsidRDefault="004A3F5C" w:rsidP="00D9115D">
            <w:pPr>
              <w:rPr>
                <w:b/>
                <w:bCs/>
              </w:rPr>
            </w:pPr>
          </w:p>
          <w:p w14:paraId="0EBFC65C" w14:textId="77777777" w:rsidR="004A3F5C" w:rsidRDefault="004A3F5C" w:rsidP="00D9115D">
            <w:pPr>
              <w:rPr>
                <w:b/>
                <w:bCs/>
              </w:rPr>
            </w:pPr>
          </w:p>
        </w:tc>
        <w:tc>
          <w:tcPr>
            <w:tcW w:w="2340" w:type="dxa"/>
          </w:tcPr>
          <w:p w14:paraId="6E296580" w14:textId="77777777" w:rsidR="004A3F5C" w:rsidRDefault="004A3F5C" w:rsidP="00D9115D">
            <w:pPr>
              <w:rPr>
                <w:b/>
                <w:bCs/>
              </w:rPr>
            </w:pPr>
          </w:p>
        </w:tc>
        <w:tc>
          <w:tcPr>
            <w:tcW w:w="2340" w:type="dxa"/>
          </w:tcPr>
          <w:p w14:paraId="4527D48A" w14:textId="77777777" w:rsidR="004A3F5C" w:rsidRDefault="004A3F5C" w:rsidP="00D9115D">
            <w:pPr>
              <w:rPr>
                <w:b/>
                <w:bCs/>
              </w:rPr>
            </w:pPr>
          </w:p>
        </w:tc>
      </w:tr>
      <w:tr w:rsidR="004A3F5C" w14:paraId="484ACDCF" w14:textId="77777777" w:rsidTr="00D9115D">
        <w:trPr>
          <w:trHeight w:val="300"/>
        </w:trPr>
        <w:tc>
          <w:tcPr>
            <w:tcW w:w="2340" w:type="dxa"/>
          </w:tcPr>
          <w:p w14:paraId="4EA1333C" w14:textId="77777777" w:rsidR="004A3F5C" w:rsidRDefault="004A3F5C" w:rsidP="00D9115D">
            <w:pPr>
              <w:rPr>
                <w:b/>
                <w:bCs/>
              </w:rPr>
            </w:pPr>
          </w:p>
        </w:tc>
        <w:tc>
          <w:tcPr>
            <w:tcW w:w="2340" w:type="dxa"/>
          </w:tcPr>
          <w:p w14:paraId="19375FB0" w14:textId="77777777" w:rsidR="004A3F5C" w:rsidRDefault="004A3F5C" w:rsidP="00D9115D">
            <w:pPr>
              <w:rPr>
                <w:b/>
                <w:bCs/>
              </w:rPr>
            </w:pPr>
          </w:p>
          <w:p w14:paraId="7C5EA313" w14:textId="77777777" w:rsidR="004A3F5C" w:rsidRDefault="004A3F5C" w:rsidP="00D9115D">
            <w:pPr>
              <w:rPr>
                <w:b/>
                <w:bCs/>
              </w:rPr>
            </w:pPr>
          </w:p>
        </w:tc>
        <w:tc>
          <w:tcPr>
            <w:tcW w:w="2340" w:type="dxa"/>
          </w:tcPr>
          <w:p w14:paraId="55A2FC53" w14:textId="77777777" w:rsidR="004A3F5C" w:rsidRDefault="004A3F5C" w:rsidP="00D9115D">
            <w:pPr>
              <w:rPr>
                <w:b/>
                <w:bCs/>
              </w:rPr>
            </w:pPr>
          </w:p>
        </w:tc>
        <w:tc>
          <w:tcPr>
            <w:tcW w:w="2340" w:type="dxa"/>
          </w:tcPr>
          <w:p w14:paraId="68B6CFB2" w14:textId="77777777" w:rsidR="004A3F5C" w:rsidRDefault="004A3F5C" w:rsidP="00D9115D">
            <w:pPr>
              <w:rPr>
                <w:b/>
                <w:bCs/>
              </w:rPr>
            </w:pPr>
          </w:p>
        </w:tc>
      </w:tr>
      <w:tr w:rsidR="004A3F5C" w14:paraId="571AC997" w14:textId="77777777" w:rsidTr="00D9115D">
        <w:trPr>
          <w:trHeight w:val="300"/>
        </w:trPr>
        <w:tc>
          <w:tcPr>
            <w:tcW w:w="2340" w:type="dxa"/>
          </w:tcPr>
          <w:p w14:paraId="78C6587C" w14:textId="77777777" w:rsidR="004A3F5C" w:rsidRDefault="004A3F5C" w:rsidP="00D9115D">
            <w:pPr>
              <w:rPr>
                <w:b/>
                <w:bCs/>
              </w:rPr>
            </w:pPr>
          </w:p>
        </w:tc>
        <w:tc>
          <w:tcPr>
            <w:tcW w:w="2340" w:type="dxa"/>
          </w:tcPr>
          <w:p w14:paraId="6C3D8887" w14:textId="77777777" w:rsidR="004A3F5C" w:rsidRDefault="004A3F5C" w:rsidP="00D9115D">
            <w:pPr>
              <w:rPr>
                <w:b/>
                <w:bCs/>
              </w:rPr>
            </w:pPr>
          </w:p>
          <w:p w14:paraId="0FAB8A13" w14:textId="77777777" w:rsidR="004A3F5C" w:rsidRDefault="004A3F5C" w:rsidP="00D9115D">
            <w:pPr>
              <w:rPr>
                <w:b/>
                <w:bCs/>
              </w:rPr>
            </w:pPr>
          </w:p>
        </w:tc>
        <w:tc>
          <w:tcPr>
            <w:tcW w:w="2340" w:type="dxa"/>
          </w:tcPr>
          <w:p w14:paraId="42DCA516" w14:textId="77777777" w:rsidR="004A3F5C" w:rsidRDefault="004A3F5C" w:rsidP="00D9115D">
            <w:pPr>
              <w:rPr>
                <w:b/>
                <w:bCs/>
              </w:rPr>
            </w:pPr>
          </w:p>
        </w:tc>
        <w:tc>
          <w:tcPr>
            <w:tcW w:w="2340" w:type="dxa"/>
          </w:tcPr>
          <w:p w14:paraId="25B620F3" w14:textId="77777777" w:rsidR="004A3F5C" w:rsidRDefault="004A3F5C" w:rsidP="00D9115D">
            <w:pPr>
              <w:rPr>
                <w:b/>
                <w:bCs/>
              </w:rPr>
            </w:pPr>
          </w:p>
        </w:tc>
      </w:tr>
      <w:tr w:rsidR="004A3F5C" w14:paraId="3FAFF87F" w14:textId="77777777" w:rsidTr="00D9115D">
        <w:trPr>
          <w:trHeight w:val="300"/>
        </w:trPr>
        <w:tc>
          <w:tcPr>
            <w:tcW w:w="2340" w:type="dxa"/>
          </w:tcPr>
          <w:p w14:paraId="39B4925A" w14:textId="77777777" w:rsidR="004A3F5C" w:rsidRDefault="004A3F5C" w:rsidP="00D9115D">
            <w:pPr>
              <w:rPr>
                <w:b/>
                <w:bCs/>
              </w:rPr>
            </w:pPr>
          </w:p>
        </w:tc>
        <w:tc>
          <w:tcPr>
            <w:tcW w:w="2340" w:type="dxa"/>
          </w:tcPr>
          <w:p w14:paraId="5F5F6122" w14:textId="77777777" w:rsidR="004A3F5C" w:rsidRDefault="004A3F5C" w:rsidP="00D9115D">
            <w:pPr>
              <w:rPr>
                <w:b/>
                <w:bCs/>
              </w:rPr>
            </w:pPr>
          </w:p>
          <w:p w14:paraId="691E3868" w14:textId="77777777" w:rsidR="004A3F5C" w:rsidRDefault="004A3F5C" w:rsidP="00D9115D">
            <w:pPr>
              <w:rPr>
                <w:b/>
                <w:bCs/>
              </w:rPr>
            </w:pPr>
          </w:p>
        </w:tc>
        <w:tc>
          <w:tcPr>
            <w:tcW w:w="2340" w:type="dxa"/>
          </w:tcPr>
          <w:p w14:paraId="4766CC91" w14:textId="77777777" w:rsidR="004A3F5C" w:rsidRDefault="004A3F5C" w:rsidP="00D9115D">
            <w:pPr>
              <w:rPr>
                <w:b/>
                <w:bCs/>
              </w:rPr>
            </w:pPr>
          </w:p>
        </w:tc>
        <w:tc>
          <w:tcPr>
            <w:tcW w:w="2340" w:type="dxa"/>
          </w:tcPr>
          <w:p w14:paraId="4DC2A7E6" w14:textId="77777777" w:rsidR="004A3F5C" w:rsidRDefault="004A3F5C" w:rsidP="00D9115D">
            <w:pPr>
              <w:rPr>
                <w:b/>
                <w:bCs/>
              </w:rPr>
            </w:pPr>
          </w:p>
        </w:tc>
      </w:tr>
      <w:tr w:rsidR="004A3F5C" w14:paraId="7D56B613" w14:textId="77777777" w:rsidTr="00D9115D">
        <w:trPr>
          <w:trHeight w:val="300"/>
        </w:trPr>
        <w:tc>
          <w:tcPr>
            <w:tcW w:w="2340" w:type="dxa"/>
          </w:tcPr>
          <w:p w14:paraId="5CDD0716" w14:textId="77777777" w:rsidR="004A3F5C" w:rsidRDefault="004A3F5C" w:rsidP="00D9115D">
            <w:pPr>
              <w:rPr>
                <w:b/>
                <w:bCs/>
              </w:rPr>
            </w:pPr>
          </w:p>
        </w:tc>
        <w:tc>
          <w:tcPr>
            <w:tcW w:w="2340" w:type="dxa"/>
          </w:tcPr>
          <w:p w14:paraId="2665C6DD" w14:textId="77777777" w:rsidR="004A3F5C" w:rsidRDefault="004A3F5C" w:rsidP="00D9115D">
            <w:pPr>
              <w:rPr>
                <w:b/>
                <w:bCs/>
              </w:rPr>
            </w:pPr>
          </w:p>
          <w:p w14:paraId="298AC708" w14:textId="77777777" w:rsidR="004A3F5C" w:rsidRDefault="004A3F5C" w:rsidP="00D9115D">
            <w:pPr>
              <w:rPr>
                <w:b/>
                <w:bCs/>
              </w:rPr>
            </w:pPr>
          </w:p>
        </w:tc>
        <w:tc>
          <w:tcPr>
            <w:tcW w:w="2340" w:type="dxa"/>
          </w:tcPr>
          <w:p w14:paraId="4C0240F7" w14:textId="77777777" w:rsidR="004A3F5C" w:rsidRDefault="004A3F5C" w:rsidP="00D9115D">
            <w:pPr>
              <w:rPr>
                <w:b/>
                <w:bCs/>
              </w:rPr>
            </w:pPr>
          </w:p>
        </w:tc>
        <w:tc>
          <w:tcPr>
            <w:tcW w:w="2340" w:type="dxa"/>
          </w:tcPr>
          <w:p w14:paraId="0D833361" w14:textId="77777777" w:rsidR="004A3F5C" w:rsidRDefault="004A3F5C" w:rsidP="00D9115D">
            <w:pPr>
              <w:rPr>
                <w:b/>
                <w:bCs/>
              </w:rPr>
            </w:pPr>
          </w:p>
        </w:tc>
      </w:tr>
      <w:tr w:rsidR="004A3F5C" w14:paraId="165A9F55" w14:textId="77777777" w:rsidTr="00D9115D">
        <w:trPr>
          <w:trHeight w:val="300"/>
        </w:trPr>
        <w:tc>
          <w:tcPr>
            <w:tcW w:w="2340" w:type="dxa"/>
          </w:tcPr>
          <w:p w14:paraId="0293ECB2" w14:textId="77777777" w:rsidR="004A3F5C" w:rsidRDefault="004A3F5C" w:rsidP="00D9115D">
            <w:pPr>
              <w:rPr>
                <w:b/>
                <w:bCs/>
              </w:rPr>
            </w:pPr>
          </w:p>
        </w:tc>
        <w:tc>
          <w:tcPr>
            <w:tcW w:w="2340" w:type="dxa"/>
          </w:tcPr>
          <w:p w14:paraId="7FEC0A74" w14:textId="77777777" w:rsidR="004A3F5C" w:rsidRDefault="004A3F5C" w:rsidP="00D9115D">
            <w:pPr>
              <w:rPr>
                <w:b/>
                <w:bCs/>
              </w:rPr>
            </w:pPr>
          </w:p>
          <w:p w14:paraId="1D5A0147" w14:textId="77777777" w:rsidR="004A3F5C" w:rsidRDefault="004A3F5C" w:rsidP="00D9115D">
            <w:pPr>
              <w:rPr>
                <w:b/>
                <w:bCs/>
              </w:rPr>
            </w:pPr>
          </w:p>
        </w:tc>
        <w:tc>
          <w:tcPr>
            <w:tcW w:w="2340" w:type="dxa"/>
          </w:tcPr>
          <w:p w14:paraId="20EFB206" w14:textId="77777777" w:rsidR="004A3F5C" w:rsidRDefault="004A3F5C" w:rsidP="00D9115D">
            <w:pPr>
              <w:rPr>
                <w:b/>
                <w:bCs/>
              </w:rPr>
            </w:pPr>
          </w:p>
        </w:tc>
        <w:tc>
          <w:tcPr>
            <w:tcW w:w="2340" w:type="dxa"/>
          </w:tcPr>
          <w:p w14:paraId="268D509F" w14:textId="77777777" w:rsidR="004A3F5C" w:rsidRDefault="004A3F5C" w:rsidP="00D9115D">
            <w:pPr>
              <w:rPr>
                <w:b/>
                <w:bCs/>
              </w:rPr>
            </w:pPr>
          </w:p>
        </w:tc>
      </w:tr>
      <w:tr w:rsidR="004A3F5C" w14:paraId="11024DC2" w14:textId="77777777" w:rsidTr="00D9115D">
        <w:trPr>
          <w:trHeight w:val="300"/>
        </w:trPr>
        <w:tc>
          <w:tcPr>
            <w:tcW w:w="2340" w:type="dxa"/>
          </w:tcPr>
          <w:p w14:paraId="2D9F42DE" w14:textId="77777777" w:rsidR="004A3F5C" w:rsidRDefault="004A3F5C" w:rsidP="00D9115D">
            <w:pPr>
              <w:rPr>
                <w:b/>
                <w:bCs/>
              </w:rPr>
            </w:pPr>
          </w:p>
        </w:tc>
        <w:tc>
          <w:tcPr>
            <w:tcW w:w="2340" w:type="dxa"/>
          </w:tcPr>
          <w:p w14:paraId="51D500F6" w14:textId="77777777" w:rsidR="004A3F5C" w:rsidRDefault="004A3F5C" w:rsidP="00D9115D">
            <w:pPr>
              <w:rPr>
                <w:b/>
                <w:bCs/>
              </w:rPr>
            </w:pPr>
          </w:p>
          <w:p w14:paraId="7392ADB0" w14:textId="77777777" w:rsidR="004A3F5C" w:rsidRDefault="004A3F5C" w:rsidP="00D9115D">
            <w:pPr>
              <w:rPr>
                <w:b/>
                <w:bCs/>
              </w:rPr>
            </w:pPr>
          </w:p>
        </w:tc>
        <w:tc>
          <w:tcPr>
            <w:tcW w:w="2340" w:type="dxa"/>
          </w:tcPr>
          <w:p w14:paraId="5D1E2E59" w14:textId="77777777" w:rsidR="004A3F5C" w:rsidRDefault="004A3F5C" w:rsidP="00D9115D">
            <w:pPr>
              <w:rPr>
                <w:b/>
                <w:bCs/>
              </w:rPr>
            </w:pPr>
          </w:p>
        </w:tc>
        <w:tc>
          <w:tcPr>
            <w:tcW w:w="2340" w:type="dxa"/>
          </w:tcPr>
          <w:p w14:paraId="69E4FE72" w14:textId="77777777" w:rsidR="004A3F5C" w:rsidRDefault="004A3F5C" w:rsidP="00D9115D">
            <w:pPr>
              <w:rPr>
                <w:b/>
                <w:bCs/>
              </w:rPr>
            </w:pPr>
          </w:p>
        </w:tc>
      </w:tr>
      <w:tr w:rsidR="004A3F5C" w14:paraId="4E957E1A" w14:textId="77777777" w:rsidTr="00D9115D">
        <w:trPr>
          <w:trHeight w:val="300"/>
        </w:trPr>
        <w:tc>
          <w:tcPr>
            <w:tcW w:w="2340" w:type="dxa"/>
          </w:tcPr>
          <w:p w14:paraId="206DC5FF" w14:textId="77777777" w:rsidR="004A3F5C" w:rsidRDefault="004A3F5C" w:rsidP="00D9115D">
            <w:pPr>
              <w:rPr>
                <w:b/>
                <w:bCs/>
              </w:rPr>
            </w:pPr>
          </w:p>
        </w:tc>
        <w:tc>
          <w:tcPr>
            <w:tcW w:w="2340" w:type="dxa"/>
          </w:tcPr>
          <w:p w14:paraId="2E519C28" w14:textId="77777777" w:rsidR="004A3F5C" w:rsidRDefault="004A3F5C" w:rsidP="00D9115D">
            <w:pPr>
              <w:rPr>
                <w:b/>
                <w:bCs/>
              </w:rPr>
            </w:pPr>
          </w:p>
          <w:p w14:paraId="0BE0802E" w14:textId="77777777" w:rsidR="004A3F5C" w:rsidRDefault="004A3F5C" w:rsidP="00D9115D">
            <w:pPr>
              <w:rPr>
                <w:b/>
                <w:bCs/>
              </w:rPr>
            </w:pPr>
          </w:p>
        </w:tc>
        <w:tc>
          <w:tcPr>
            <w:tcW w:w="2340" w:type="dxa"/>
          </w:tcPr>
          <w:p w14:paraId="3EA2096D" w14:textId="77777777" w:rsidR="004A3F5C" w:rsidRDefault="004A3F5C" w:rsidP="00D9115D">
            <w:pPr>
              <w:rPr>
                <w:b/>
                <w:bCs/>
              </w:rPr>
            </w:pPr>
          </w:p>
        </w:tc>
        <w:tc>
          <w:tcPr>
            <w:tcW w:w="2340" w:type="dxa"/>
          </w:tcPr>
          <w:p w14:paraId="69507496" w14:textId="77777777" w:rsidR="004A3F5C" w:rsidRDefault="004A3F5C" w:rsidP="00D9115D">
            <w:pPr>
              <w:rPr>
                <w:b/>
                <w:bCs/>
              </w:rPr>
            </w:pPr>
          </w:p>
        </w:tc>
      </w:tr>
      <w:tr w:rsidR="004A3F5C" w14:paraId="7DDE0E54" w14:textId="77777777" w:rsidTr="00D9115D">
        <w:trPr>
          <w:trHeight w:val="300"/>
        </w:trPr>
        <w:tc>
          <w:tcPr>
            <w:tcW w:w="2340" w:type="dxa"/>
          </w:tcPr>
          <w:p w14:paraId="58137C97" w14:textId="77777777" w:rsidR="004A3F5C" w:rsidRDefault="004A3F5C" w:rsidP="00D9115D">
            <w:pPr>
              <w:rPr>
                <w:b/>
                <w:bCs/>
              </w:rPr>
            </w:pPr>
          </w:p>
        </w:tc>
        <w:tc>
          <w:tcPr>
            <w:tcW w:w="2340" w:type="dxa"/>
          </w:tcPr>
          <w:p w14:paraId="7E9FA231" w14:textId="77777777" w:rsidR="004A3F5C" w:rsidRDefault="004A3F5C" w:rsidP="00D9115D">
            <w:pPr>
              <w:rPr>
                <w:b/>
                <w:bCs/>
              </w:rPr>
            </w:pPr>
          </w:p>
          <w:p w14:paraId="4D1E1CDF" w14:textId="77777777" w:rsidR="004A3F5C" w:rsidRDefault="004A3F5C" w:rsidP="00D9115D">
            <w:pPr>
              <w:rPr>
                <w:b/>
                <w:bCs/>
              </w:rPr>
            </w:pPr>
          </w:p>
        </w:tc>
        <w:tc>
          <w:tcPr>
            <w:tcW w:w="2340" w:type="dxa"/>
          </w:tcPr>
          <w:p w14:paraId="17468695" w14:textId="77777777" w:rsidR="004A3F5C" w:rsidRDefault="004A3F5C" w:rsidP="00D9115D">
            <w:pPr>
              <w:rPr>
                <w:b/>
                <w:bCs/>
              </w:rPr>
            </w:pPr>
          </w:p>
        </w:tc>
        <w:tc>
          <w:tcPr>
            <w:tcW w:w="2340" w:type="dxa"/>
          </w:tcPr>
          <w:p w14:paraId="07A5C75E" w14:textId="77777777" w:rsidR="004A3F5C" w:rsidRDefault="004A3F5C" w:rsidP="00D9115D">
            <w:pPr>
              <w:rPr>
                <w:b/>
                <w:bCs/>
              </w:rPr>
            </w:pPr>
          </w:p>
        </w:tc>
      </w:tr>
      <w:tr w:rsidR="004A3F5C" w14:paraId="2564816B" w14:textId="77777777" w:rsidTr="00D9115D">
        <w:trPr>
          <w:trHeight w:val="300"/>
        </w:trPr>
        <w:tc>
          <w:tcPr>
            <w:tcW w:w="2340" w:type="dxa"/>
          </w:tcPr>
          <w:p w14:paraId="4AD89AA9" w14:textId="77777777" w:rsidR="004A3F5C" w:rsidRDefault="004A3F5C" w:rsidP="00D9115D">
            <w:pPr>
              <w:rPr>
                <w:b/>
                <w:bCs/>
              </w:rPr>
            </w:pPr>
          </w:p>
        </w:tc>
        <w:tc>
          <w:tcPr>
            <w:tcW w:w="2340" w:type="dxa"/>
          </w:tcPr>
          <w:p w14:paraId="72B21FD5" w14:textId="77777777" w:rsidR="004A3F5C" w:rsidRDefault="004A3F5C" w:rsidP="00D9115D">
            <w:pPr>
              <w:rPr>
                <w:b/>
                <w:bCs/>
              </w:rPr>
            </w:pPr>
          </w:p>
          <w:p w14:paraId="367C116F" w14:textId="77777777" w:rsidR="004A3F5C" w:rsidRDefault="004A3F5C" w:rsidP="00D9115D">
            <w:pPr>
              <w:rPr>
                <w:b/>
                <w:bCs/>
              </w:rPr>
            </w:pPr>
          </w:p>
        </w:tc>
        <w:tc>
          <w:tcPr>
            <w:tcW w:w="2340" w:type="dxa"/>
          </w:tcPr>
          <w:p w14:paraId="50B5AE42" w14:textId="77777777" w:rsidR="004A3F5C" w:rsidRDefault="004A3F5C" w:rsidP="00D9115D">
            <w:pPr>
              <w:rPr>
                <w:b/>
                <w:bCs/>
              </w:rPr>
            </w:pPr>
          </w:p>
        </w:tc>
        <w:tc>
          <w:tcPr>
            <w:tcW w:w="2340" w:type="dxa"/>
          </w:tcPr>
          <w:p w14:paraId="64EAF922" w14:textId="77777777" w:rsidR="004A3F5C" w:rsidRDefault="004A3F5C" w:rsidP="00D9115D">
            <w:pPr>
              <w:rPr>
                <w:b/>
                <w:bCs/>
              </w:rPr>
            </w:pPr>
          </w:p>
        </w:tc>
      </w:tr>
      <w:tr w:rsidR="004A3F5C" w14:paraId="554CA217" w14:textId="77777777" w:rsidTr="00D9115D">
        <w:trPr>
          <w:trHeight w:val="300"/>
        </w:trPr>
        <w:tc>
          <w:tcPr>
            <w:tcW w:w="2340" w:type="dxa"/>
          </w:tcPr>
          <w:p w14:paraId="1BC5A736" w14:textId="77777777" w:rsidR="004A3F5C" w:rsidRDefault="004A3F5C" w:rsidP="00D9115D">
            <w:pPr>
              <w:rPr>
                <w:b/>
                <w:bCs/>
              </w:rPr>
            </w:pPr>
          </w:p>
        </w:tc>
        <w:tc>
          <w:tcPr>
            <w:tcW w:w="2340" w:type="dxa"/>
          </w:tcPr>
          <w:p w14:paraId="08AC8515" w14:textId="77777777" w:rsidR="004A3F5C" w:rsidRDefault="004A3F5C" w:rsidP="00D9115D">
            <w:pPr>
              <w:rPr>
                <w:b/>
                <w:bCs/>
              </w:rPr>
            </w:pPr>
          </w:p>
          <w:p w14:paraId="5D7A2E86" w14:textId="77777777" w:rsidR="004A3F5C" w:rsidRDefault="004A3F5C" w:rsidP="00D9115D">
            <w:pPr>
              <w:rPr>
                <w:b/>
                <w:bCs/>
              </w:rPr>
            </w:pPr>
          </w:p>
        </w:tc>
        <w:tc>
          <w:tcPr>
            <w:tcW w:w="2340" w:type="dxa"/>
          </w:tcPr>
          <w:p w14:paraId="3357B7DA" w14:textId="77777777" w:rsidR="004A3F5C" w:rsidRDefault="004A3F5C" w:rsidP="00D9115D">
            <w:pPr>
              <w:rPr>
                <w:b/>
                <w:bCs/>
              </w:rPr>
            </w:pPr>
          </w:p>
        </w:tc>
        <w:tc>
          <w:tcPr>
            <w:tcW w:w="2340" w:type="dxa"/>
          </w:tcPr>
          <w:p w14:paraId="4734F29F" w14:textId="77777777" w:rsidR="004A3F5C" w:rsidRDefault="004A3F5C" w:rsidP="00D9115D">
            <w:pPr>
              <w:rPr>
                <w:b/>
                <w:bCs/>
              </w:rPr>
            </w:pPr>
          </w:p>
        </w:tc>
      </w:tr>
      <w:tr w:rsidR="004A3F5C" w14:paraId="09225C1D" w14:textId="77777777" w:rsidTr="00D9115D">
        <w:trPr>
          <w:trHeight w:val="300"/>
        </w:trPr>
        <w:tc>
          <w:tcPr>
            <w:tcW w:w="2340" w:type="dxa"/>
          </w:tcPr>
          <w:p w14:paraId="77F32E82" w14:textId="77777777" w:rsidR="004A3F5C" w:rsidRDefault="004A3F5C" w:rsidP="00D9115D">
            <w:pPr>
              <w:rPr>
                <w:b/>
                <w:bCs/>
              </w:rPr>
            </w:pPr>
          </w:p>
        </w:tc>
        <w:tc>
          <w:tcPr>
            <w:tcW w:w="2340" w:type="dxa"/>
          </w:tcPr>
          <w:p w14:paraId="474C2F7B" w14:textId="77777777" w:rsidR="004A3F5C" w:rsidRDefault="004A3F5C" w:rsidP="00D9115D">
            <w:pPr>
              <w:rPr>
                <w:b/>
                <w:bCs/>
              </w:rPr>
            </w:pPr>
          </w:p>
          <w:p w14:paraId="50C65E12" w14:textId="77777777" w:rsidR="004A3F5C" w:rsidRDefault="004A3F5C" w:rsidP="00D9115D">
            <w:pPr>
              <w:rPr>
                <w:b/>
                <w:bCs/>
              </w:rPr>
            </w:pPr>
          </w:p>
        </w:tc>
        <w:tc>
          <w:tcPr>
            <w:tcW w:w="2340" w:type="dxa"/>
          </w:tcPr>
          <w:p w14:paraId="6513B0F4" w14:textId="77777777" w:rsidR="004A3F5C" w:rsidRDefault="004A3F5C" w:rsidP="00D9115D">
            <w:pPr>
              <w:rPr>
                <w:b/>
                <w:bCs/>
              </w:rPr>
            </w:pPr>
          </w:p>
        </w:tc>
        <w:tc>
          <w:tcPr>
            <w:tcW w:w="2340" w:type="dxa"/>
          </w:tcPr>
          <w:p w14:paraId="3F78675E" w14:textId="77777777" w:rsidR="004A3F5C" w:rsidRDefault="004A3F5C" w:rsidP="00D9115D">
            <w:pPr>
              <w:rPr>
                <w:b/>
                <w:bCs/>
              </w:rPr>
            </w:pPr>
          </w:p>
        </w:tc>
      </w:tr>
      <w:tr w:rsidR="004A3F5C" w14:paraId="11C3BD46" w14:textId="77777777" w:rsidTr="00D9115D">
        <w:trPr>
          <w:trHeight w:val="300"/>
        </w:trPr>
        <w:tc>
          <w:tcPr>
            <w:tcW w:w="2340" w:type="dxa"/>
          </w:tcPr>
          <w:p w14:paraId="06348BA5" w14:textId="77777777" w:rsidR="004A3F5C" w:rsidRDefault="004A3F5C" w:rsidP="00D9115D">
            <w:pPr>
              <w:rPr>
                <w:b/>
                <w:bCs/>
              </w:rPr>
            </w:pPr>
          </w:p>
        </w:tc>
        <w:tc>
          <w:tcPr>
            <w:tcW w:w="2340" w:type="dxa"/>
          </w:tcPr>
          <w:p w14:paraId="28DDFAE1" w14:textId="77777777" w:rsidR="004A3F5C" w:rsidRDefault="004A3F5C" w:rsidP="00D9115D">
            <w:pPr>
              <w:rPr>
                <w:b/>
                <w:bCs/>
              </w:rPr>
            </w:pPr>
          </w:p>
          <w:p w14:paraId="66EE5D95" w14:textId="77777777" w:rsidR="004A3F5C" w:rsidRDefault="004A3F5C" w:rsidP="00D9115D">
            <w:pPr>
              <w:rPr>
                <w:b/>
                <w:bCs/>
              </w:rPr>
            </w:pPr>
          </w:p>
        </w:tc>
        <w:tc>
          <w:tcPr>
            <w:tcW w:w="2340" w:type="dxa"/>
          </w:tcPr>
          <w:p w14:paraId="618900C8" w14:textId="77777777" w:rsidR="004A3F5C" w:rsidRDefault="004A3F5C" w:rsidP="00D9115D">
            <w:pPr>
              <w:rPr>
                <w:b/>
                <w:bCs/>
              </w:rPr>
            </w:pPr>
          </w:p>
        </w:tc>
        <w:tc>
          <w:tcPr>
            <w:tcW w:w="2340" w:type="dxa"/>
          </w:tcPr>
          <w:p w14:paraId="5FEFE8D3" w14:textId="77777777" w:rsidR="004A3F5C" w:rsidRDefault="004A3F5C" w:rsidP="00D9115D">
            <w:pPr>
              <w:rPr>
                <w:b/>
                <w:bCs/>
              </w:rPr>
            </w:pPr>
          </w:p>
        </w:tc>
      </w:tr>
      <w:tr w:rsidR="004A3F5C" w14:paraId="3150EDE9" w14:textId="77777777" w:rsidTr="00D9115D">
        <w:trPr>
          <w:trHeight w:val="300"/>
        </w:trPr>
        <w:tc>
          <w:tcPr>
            <w:tcW w:w="2340" w:type="dxa"/>
          </w:tcPr>
          <w:p w14:paraId="1D40D902" w14:textId="77777777" w:rsidR="004A3F5C" w:rsidRDefault="004A3F5C" w:rsidP="00D9115D">
            <w:pPr>
              <w:rPr>
                <w:b/>
                <w:bCs/>
              </w:rPr>
            </w:pPr>
          </w:p>
        </w:tc>
        <w:tc>
          <w:tcPr>
            <w:tcW w:w="2340" w:type="dxa"/>
          </w:tcPr>
          <w:p w14:paraId="5BD1EC81" w14:textId="77777777" w:rsidR="004A3F5C" w:rsidRDefault="004A3F5C" w:rsidP="00D9115D">
            <w:pPr>
              <w:rPr>
                <w:b/>
                <w:bCs/>
              </w:rPr>
            </w:pPr>
          </w:p>
          <w:p w14:paraId="1F6AF558" w14:textId="77777777" w:rsidR="004A3F5C" w:rsidRDefault="004A3F5C" w:rsidP="00D9115D">
            <w:pPr>
              <w:rPr>
                <w:b/>
                <w:bCs/>
              </w:rPr>
            </w:pPr>
          </w:p>
        </w:tc>
        <w:tc>
          <w:tcPr>
            <w:tcW w:w="2340" w:type="dxa"/>
          </w:tcPr>
          <w:p w14:paraId="6552FAB2" w14:textId="77777777" w:rsidR="004A3F5C" w:rsidRDefault="004A3F5C" w:rsidP="00D9115D">
            <w:pPr>
              <w:rPr>
                <w:b/>
                <w:bCs/>
              </w:rPr>
            </w:pPr>
          </w:p>
        </w:tc>
        <w:tc>
          <w:tcPr>
            <w:tcW w:w="2340" w:type="dxa"/>
          </w:tcPr>
          <w:p w14:paraId="3B6874AD" w14:textId="77777777" w:rsidR="004A3F5C" w:rsidRDefault="004A3F5C" w:rsidP="00D9115D">
            <w:pPr>
              <w:rPr>
                <w:b/>
                <w:bCs/>
              </w:rPr>
            </w:pPr>
          </w:p>
        </w:tc>
      </w:tr>
    </w:tbl>
    <w:p w14:paraId="023C0A5D" w14:textId="77777777" w:rsidR="004A3F5C" w:rsidRDefault="004A3F5C" w:rsidP="004A3F5C">
      <w:pPr>
        <w:jc w:val="center"/>
        <w:rPr>
          <w:b/>
          <w:bCs/>
        </w:rPr>
      </w:pPr>
    </w:p>
    <w:p w14:paraId="0FA42835" w14:textId="77777777" w:rsidR="718F4494" w:rsidRDefault="718F4494" w:rsidP="004A3F5C">
      <w:pPr>
        <w:rPr>
          <w:b/>
          <w:bCs/>
        </w:rPr>
      </w:pPr>
    </w:p>
    <w:sectPr w:rsidR="718F4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615D"/>
    <w:multiLevelType w:val="hybridMultilevel"/>
    <w:tmpl w:val="D8D6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5D06A"/>
    <w:multiLevelType w:val="hybridMultilevel"/>
    <w:tmpl w:val="3792357E"/>
    <w:lvl w:ilvl="0" w:tplc="AF049FA2">
      <w:start w:val="1"/>
      <w:numFmt w:val="bullet"/>
      <w:lvlText w:val=""/>
      <w:lvlJc w:val="left"/>
      <w:pPr>
        <w:ind w:left="1301" w:hanging="360"/>
      </w:pPr>
      <w:rPr>
        <w:rFonts w:ascii="Symbol" w:hAnsi="Symbol" w:hint="default"/>
      </w:rPr>
    </w:lvl>
    <w:lvl w:ilvl="1" w:tplc="A2DECC22">
      <w:start w:val="1"/>
      <w:numFmt w:val="bullet"/>
      <w:lvlText w:val="o"/>
      <w:lvlJc w:val="left"/>
      <w:pPr>
        <w:ind w:left="2021" w:hanging="360"/>
      </w:pPr>
      <w:rPr>
        <w:rFonts w:ascii="Courier New" w:hAnsi="Courier New" w:hint="default"/>
      </w:rPr>
    </w:lvl>
    <w:lvl w:ilvl="2" w:tplc="EED293AE">
      <w:start w:val="1"/>
      <w:numFmt w:val="bullet"/>
      <w:lvlText w:val=""/>
      <w:lvlJc w:val="left"/>
      <w:pPr>
        <w:ind w:left="2741" w:hanging="360"/>
      </w:pPr>
      <w:rPr>
        <w:rFonts w:ascii="Wingdings" w:hAnsi="Wingdings" w:hint="default"/>
      </w:rPr>
    </w:lvl>
    <w:lvl w:ilvl="3" w:tplc="F8DA7A06">
      <w:start w:val="1"/>
      <w:numFmt w:val="bullet"/>
      <w:lvlText w:val=""/>
      <w:lvlJc w:val="left"/>
      <w:pPr>
        <w:ind w:left="3461" w:hanging="360"/>
      </w:pPr>
      <w:rPr>
        <w:rFonts w:ascii="Symbol" w:hAnsi="Symbol" w:hint="default"/>
      </w:rPr>
    </w:lvl>
    <w:lvl w:ilvl="4" w:tplc="AF865460">
      <w:start w:val="1"/>
      <w:numFmt w:val="bullet"/>
      <w:lvlText w:val="o"/>
      <w:lvlJc w:val="left"/>
      <w:pPr>
        <w:ind w:left="4181" w:hanging="360"/>
      </w:pPr>
      <w:rPr>
        <w:rFonts w:ascii="Courier New" w:hAnsi="Courier New" w:hint="default"/>
      </w:rPr>
    </w:lvl>
    <w:lvl w:ilvl="5" w:tplc="4F76E428">
      <w:start w:val="1"/>
      <w:numFmt w:val="bullet"/>
      <w:lvlText w:val=""/>
      <w:lvlJc w:val="left"/>
      <w:pPr>
        <w:ind w:left="4901" w:hanging="360"/>
      </w:pPr>
      <w:rPr>
        <w:rFonts w:ascii="Wingdings" w:hAnsi="Wingdings" w:hint="default"/>
      </w:rPr>
    </w:lvl>
    <w:lvl w:ilvl="6" w:tplc="903279CA">
      <w:start w:val="1"/>
      <w:numFmt w:val="bullet"/>
      <w:lvlText w:val=""/>
      <w:lvlJc w:val="left"/>
      <w:pPr>
        <w:ind w:left="5621" w:hanging="360"/>
      </w:pPr>
      <w:rPr>
        <w:rFonts w:ascii="Symbol" w:hAnsi="Symbol" w:hint="default"/>
      </w:rPr>
    </w:lvl>
    <w:lvl w:ilvl="7" w:tplc="96BC3528">
      <w:start w:val="1"/>
      <w:numFmt w:val="bullet"/>
      <w:lvlText w:val="o"/>
      <w:lvlJc w:val="left"/>
      <w:pPr>
        <w:ind w:left="6341" w:hanging="360"/>
      </w:pPr>
      <w:rPr>
        <w:rFonts w:ascii="Courier New" w:hAnsi="Courier New" w:hint="default"/>
      </w:rPr>
    </w:lvl>
    <w:lvl w:ilvl="8" w:tplc="911A0F42">
      <w:start w:val="1"/>
      <w:numFmt w:val="bullet"/>
      <w:lvlText w:val=""/>
      <w:lvlJc w:val="left"/>
      <w:pPr>
        <w:ind w:left="7061" w:hanging="360"/>
      </w:pPr>
      <w:rPr>
        <w:rFonts w:ascii="Wingdings" w:hAnsi="Wingdings" w:hint="default"/>
      </w:rPr>
    </w:lvl>
  </w:abstractNum>
  <w:abstractNum w:abstractNumId="2" w15:restartNumberingAfterBreak="0">
    <w:nsid w:val="2C6F4A64"/>
    <w:multiLevelType w:val="hybridMultilevel"/>
    <w:tmpl w:val="2140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736026"/>
    <w:multiLevelType w:val="hybridMultilevel"/>
    <w:tmpl w:val="C2EEA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B243C6"/>
    <w:multiLevelType w:val="hybridMultilevel"/>
    <w:tmpl w:val="AE36D658"/>
    <w:lvl w:ilvl="0" w:tplc="7E9EFBEC">
      <w:start w:val="1"/>
      <w:numFmt w:val="bullet"/>
      <w:lvlText w:val=""/>
      <w:lvlJc w:val="left"/>
      <w:pPr>
        <w:ind w:left="1080" w:hanging="360"/>
      </w:pPr>
      <w:rPr>
        <w:rFonts w:ascii="Symbol" w:hAnsi="Symbol" w:hint="default"/>
      </w:rPr>
    </w:lvl>
    <w:lvl w:ilvl="1" w:tplc="20AE0FC2">
      <w:start w:val="1"/>
      <w:numFmt w:val="bullet"/>
      <w:lvlText w:val="o"/>
      <w:lvlJc w:val="left"/>
      <w:pPr>
        <w:ind w:left="1800" w:hanging="360"/>
      </w:pPr>
      <w:rPr>
        <w:rFonts w:ascii="Courier New" w:hAnsi="Courier New" w:hint="default"/>
      </w:rPr>
    </w:lvl>
    <w:lvl w:ilvl="2" w:tplc="05C8185C">
      <w:start w:val="1"/>
      <w:numFmt w:val="bullet"/>
      <w:lvlText w:val=""/>
      <w:lvlJc w:val="left"/>
      <w:pPr>
        <w:ind w:left="2520" w:hanging="360"/>
      </w:pPr>
      <w:rPr>
        <w:rFonts w:ascii="Wingdings" w:hAnsi="Wingdings" w:hint="default"/>
      </w:rPr>
    </w:lvl>
    <w:lvl w:ilvl="3" w:tplc="C566548A">
      <w:start w:val="1"/>
      <w:numFmt w:val="bullet"/>
      <w:lvlText w:val=""/>
      <w:lvlJc w:val="left"/>
      <w:pPr>
        <w:ind w:left="3240" w:hanging="360"/>
      </w:pPr>
      <w:rPr>
        <w:rFonts w:ascii="Symbol" w:hAnsi="Symbol" w:hint="default"/>
      </w:rPr>
    </w:lvl>
    <w:lvl w:ilvl="4" w:tplc="C21C6630">
      <w:start w:val="1"/>
      <w:numFmt w:val="bullet"/>
      <w:lvlText w:val="o"/>
      <w:lvlJc w:val="left"/>
      <w:pPr>
        <w:ind w:left="3960" w:hanging="360"/>
      </w:pPr>
      <w:rPr>
        <w:rFonts w:ascii="Courier New" w:hAnsi="Courier New" w:hint="default"/>
      </w:rPr>
    </w:lvl>
    <w:lvl w:ilvl="5" w:tplc="9F5C3E80">
      <w:start w:val="1"/>
      <w:numFmt w:val="bullet"/>
      <w:lvlText w:val=""/>
      <w:lvlJc w:val="left"/>
      <w:pPr>
        <w:ind w:left="4680" w:hanging="360"/>
      </w:pPr>
      <w:rPr>
        <w:rFonts w:ascii="Wingdings" w:hAnsi="Wingdings" w:hint="default"/>
      </w:rPr>
    </w:lvl>
    <w:lvl w:ilvl="6" w:tplc="3CC266AA">
      <w:start w:val="1"/>
      <w:numFmt w:val="bullet"/>
      <w:lvlText w:val=""/>
      <w:lvlJc w:val="left"/>
      <w:pPr>
        <w:ind w:left="5400" w:hanging="360"/>
      </w:pPr>
      <w:rPr>
        <w:rFonts w:ascii="Symbol" w:hAnsi="Symbol" w:hint="default"/>
      </w:rPr>
    </w:lvl>
    <w:lvl w:ilvl="7" w:tplc="E056FA2C">
      <w:start w:val="1"/>
      <w:numFmt w:val="bullet"/>
      <w:lvlText w:val="o"/>
      <w:lvlJc w:val="left"/>
      <w:pPr>
        <w:ind w:left="6120" w:hanging="360"/>
      </w:pPr>
      <w:rPr>
        <w:rFonts w:ascii="Courier New" w:hAnsi="Courier New" w:hint="default"/>
      </w:rPr>
    </w:lvl>
    <w:lvl w:ilvl="8" w:tplc="31A6FA80">
      <w:start w:val="1"/>
      <w:numFmt w:val="bullet"/>
      <w:lvlText w:val=""/>
      <w:lvlJc w:val="left"/>
      <w:pPr>
        <w:ind w:left="6840" w:hanging="360"/>
      </w:pPr>
      <w:rPr>
        <w:rFonts w:ascii="Wingdings" w:hAnsi="Wingdings" w:hint="default"/>
      </w:rPr>
    </w:lvl>
  </w:abstractNum>
  <w:abstractNum w:abstractNumId="5" w15:restartNumberingAfterBreak="0">
    <w:nsid w:val="3FC117D2"/>
    <w:multiLevelType w:val="hybridMultilevel"/>
    <w:tmpl w:val="0312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80E73"/>
    <w:multiLevelType w:val="hybridMultilevel"/>
    <w:tmpl w:val="F212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FB95BA"/>
    <w:multiLevelType w:val="hybridMultilevel"/>
    <w:tmpl w:val="575AA5C8"/>
    <w:lvl w:ilvl="0" w:tplc="5D3425C4">
      <w:start w:val="1"/>
      <w:numFmt w:val="bullet"/>
      <w:lvlText w:val=""/>
      <w:lvlJc w:val="left"/>
      <w:pPr>
        <w:ind w:left="1300" w:hanging="360"/>
      </w:pPr>
      <w:rPr>
        <w:rFonts w:ascii="Symbol" w:hAnsi="Symbol" w:hint="default"/>
      </w:rPr>
    </w:lvl>
    <w:lvl w:ilvl="1" w:tplc="4724A0A8">
      <w:start w:val="1"/>
      <w:numFmt w:val="bullet"/>
      <w:lvlText w:val="o"/>
      <w:lvlJc w:val="left"/>
      <w:pPr>
        <w:ind w:left="2020" w:hanging="360"/>
      </w:pPr>
      <w:rPr>
        <w:rFonts w:ascii="Courier New" w:hAnsi="Courier New" w:hint="default"/>
      </w:rPr>
    </w:lvl>
    <w:lvl w:ilvl="2" w:tplc="E3F6D600">
      <w:start w:val="1"/>
      <w:numFmt w:val="bullet"/>
      <w:lvlText w:val=""/>
      <w:lvlJc w:val="left"/>
      <w:pPr>
        <w:ind w:left="2740" w:hanging="360"/>
      </w:pPr>
      <w:rPr>
        <w:rFonts w:ascii="Wingdings" w:hAnsi="Wingdings" w:hint="default"/>
      </w:rPr>
    </w:lvl>
    <w:lvl w:ilvl="3" w:tplc="74CE92AE">
      <w:start w:val="1"/>
      <w:numFmt w:val="bullet"/>
      <w:lvlText w:val=""/>
      <w:lvlJc w:val="left"/>
      <w:pPr>
        <w:ind w:left="3460" w:hanging="360"/>
      </w:pPr>
      <w:rPr>
        <w:rFonts w:ascii="Symbol" w:hAnsi="Symbol" w:hint="default"/>
      </w:rPr>
    </w:lvl>
    <w:lvl w:ilvl="4" w:tplc="A3AA4A5C">
      <w:start w:val="1"/>
      <w:numFmt w:val="bullet"/>
      <w:lvlText w:val="o"/>
      <w:lvlJc w:val="left"/>
      <w:pPr>
        <w:ind w:left="4180" w:hanging="360"/>
      </w:pPr>
      <w:rPr>
        <w:rFonts w:ascii="Courier New" w:hAnsi="Courier New" w:hint="default"/>
      </w:rPr>
    </w:lvl>
    <w:lvl w:ilvl="5" w:tplc="38CC7660">
      <w:start w:val="1"/>
      <w:numFmt w:val="bullet"/>
      <w:lvlText w:val=""/>
      <w:lvlJc w:val="left"/>
      <w:pPr>
        <w:ind w:left="4900" w:hanging="360"/>
      </w:pPr>
      <w:rPr>
        <w:rFonts w:ascii="Wingdings" w:hAnsi="Wingdings" w:hint="default"/>
      </w:rPr>
    </w:lvl>
    <w:lvl w:ilvl="6" w:tplc="C04CC9CA">
      <w:start w:val="1"/>
      <w:numFmt w:val="bullet"/>
      <w:lvlText w:val=""/>
      <w:lvlJc w:val="left"/>
      <w:pPr>
        <w:ind w:left="5620" w:hanging="360"/>
      </w:pPr>
      <w:rPr>
        <w:rFonts w:ascii="Symbol" w:hAnsi="Symbol" w:hint="default"/>
      </w:rPr>
    </w:lvl>
    <w:lvl w:ilvl="7" w:tplc="06C646BC">
      <w:start w:val="1"/>
      <w:numFmt w:val="bullet"/>
      <w:lvlText w:val="o"/>
      <w:lvlJc w:val="left"/>
      <w:pPr>
        <w:ind w:left="6340" w:hanging="360"/>
      </w:pPr>
      <w:rPr>
        <w:rFonts w:ascii="Courier New" w:hAnsi="Courier New" w:hint="default"/>
      </w:rPr>
    </w:lvl>
    <w:lvl w:ilvl="8" w:tplc="269C7846">
      <w:start w:val="1"/>
      <w:numFmt w:val="bullet"/>
      <w:lvlText w:val=""/>
      <w:lvlJc w:val="left"/>
      <w:pPr>
        <w:ind w:left="7060" w:hanging="360"/>
      </w:pPr>
      <w:rPr>
        <w:rFonts w:ascii="Wingdings" w:hAnsi="Wingdings" w:hint="default"/>
      </w:rPr>
    </w:lvl>
  </w:abstractNum>
  <w:abstractNum w:abstractNumId="8" w15:restartNumberingAfterBreak="0">
    <w:nsid w:val="606D4D0F"/>
    <w:multiLevelType w:val="hybridMultilevel"/>
    <w:tmpl w:val="3F282BDE"/>
    <w:lvl w:ilvl="0" w:tplc="53683EAC">
      <w:start w:val="1"/>
      <w:numFmt w:val="bullet"/>
      <w:lvlText w:val=""/>
      <w:lvlJc w:val="left"/>
      <w:pPr>
        <w:ind w:left="1301" w:hanging="360"/>
      </w:pPr>
      <w:rPr>
        <w:rFonts w:ascii="Symbol" w:hAnsi="Symbol" w:hint="default"/>
      </w:rPr>
    </w:lvl>
    <w:lvl w:ilvl="1" w:tplc="B7525E4E">
      <w:start w:val="1"/>
      <w:numFmt w:val="bullet"/>
      <w:lvlText w:val="o"/>
      <w:lvlJc w:val="left"/>
      <w:pPr>
        <w:ind w:left="2021" w:hanging="360"/>
      </w:pPr>
      <w:rPr>
        <w:rFonts w:ascii="Courier New" w:hAnsi="Courier New" w:hint="default"/>
      </w:rPr>
    </w:lvl>
    <w:lvl w:ilvl="2" w:tplc="6EDE9F68">
      <w:start w:val="1"/>
      <w:numFmt w:val="bullet"/>
      <w:lvlText w:val=""/>
      <w:lvlJc w:val="left"/>
      <w:pPr>
        <w:ind w:left="2741" w:hanging="360"/>
      </w:pPr>
      <w:rPr>
        <w:rFonts w:ascii="Wingdings" w:hAnsi="Wingdings" w:hint="default"/>
      </w:rPr>
    </w:lvl>
    <w:lvl w:ilvl="3" w:tplc="D1DEEB12">
      <w:start w:val="1"/>
      <w:numFmt w:val="bullet"/>
      <w:lvlText w:val=""/>
      <w:lvlJc w:val="left"/>
      <w:pPr>
        <w:ind w:left="3461" w:hanging="360"/>
      </w:pPr>
      <w:rPr>
        <w:rFonts w:ascii="Symbol" w:hAnsi="Symbol" w:hint="default"/>
      </w:rPr>
    </w:lvl>
    <w:lvl w:ilvl="4" w:tplc="D58CEB5A">
      <w:start w:val="1"/>
      <w:numFmt w:val="bullet"/>
      <w:lvlText w:val="o"/>
      <w:lvlJc w:val="left"/>
      <w:pPr>
        <w:ind w:left="4181" w:hanging="360"/>
      </w:pPr>
      <w:rPr>
        <w:rFonts w:ascii="Courier New" w:hAnsi="Courier New" w:hint="default"/>
      </w:rPr>
    </w:lvl>
    <w:lvl w:ilvl="5" w:tplc="7194C6CA">
      <w:start w:val="1"/>
      <w:numFmt w:val="bullet"/>
      <w:lvlText w:val=""/>
      <w:lvlJc w:val="left"/>
      <w:pPr>
        <w:ind w:left="4901" w:hanging="360"/>
      </w:pPr>
      <w:rPr>
        <w:rFonts w:ascii="Wingdings" w:hAnsi="Wingdings" w:hint="default"/>
      </w:rPr>
    </w:lvl>
    <w:lvl w:ilvl="6" w:tplc="B47C766E">
      <w:start w:val="1"/>
      <w:numFmt w:val="bullet"/>
      <w:lvlText w:val=""/>
      <w:lvlJc w:val="left"/>
      <w:pPr>
        <w:ind w:left="5621" w:hanging="360"/>
      </w:pPr>
      <w:rPr>
        <w:rFonts w:ascii="Symbol" w:hAnsi="Symbol" w:hint="default"/>
      </w:rPr>
    </w:lvl>
    <w:lvl w:ilvl="7" w:tplc="BC80F440">
      <w:start w:val="1"/>
      <w:numFmt w:val="bullet"/>
      <w:lvlText w:val="o"/>
      <w:lvlJc w:val="left"/>
      <w:pPr>
        <w:ind w:left="6341" w:hanging="360"/>
      </w:pPr>
      <w:rPr>
        <w:rFonts w:ascii="Courier New" w:hAnsi="Courier New" w:hint="default"/>
      </w:rPr>
    </w:lvl>
    <w:lvl w:ilvl="8" w:tplc="E4C63288">
      <w:start w:val="1"/>
      <w:numFmt w:val="bullet"/>
      <w:lvlText w:val=""/>
      <w:lvlJc w:val="left"/>
      <w:pPr>
        <w:ind w:left="7061" w:hanging="360"/>
      </w:pPr>
      <w:rPr>
        <w:rFonts w:ascii="Wingdings" w:hAnsi="Wingdings" w:hint="default"/>
      </w:rPr>
    </w:lvl>
  </w:abstractNum>
  <w:abstractNum w:abstractNumId="9" w15:restartNumberingAfterBreak="0">
    <w:nsid w:val="6C97A8BF"/>
    <w:multiLevelType w:val="hybridMultilevel"/>
    <w:tmpl w:val="DDA8F1D4"/>
    <w:lvl w:ilvl="0" w:tplc="FDB6E100">
      <w:start w:val="1"/>
      <w:numFmt w:val="bullet"/>
      <w:lvlText w:val=""/>
      <w:lvlJc w:val="left"/>
      <w:pPr>
        <w:ind w:left="1080" w:hanging="360"/>
      </w:pPr>
      <w:rPr>
        <w:rFonts w:ascii="Symbol" w:hAnsi="Symbol" w:hint="default"/>
      </w:rPr>
    </w:lvl>
    <w:lvl w:ilvl="1" w:tplc="37ECC054">
      <w:start w:val="1"/>
      <w:numFmt w:val="bullet"/>
      <w:lvlText w:val="o"/>
      <w:lvlJc w:val="left"/>
      <w:pPr>
        <w:ind w:left="1800" w:hanging="360"/>
      </w:pPr>
      <w:rPr>
        <w:rFonts w:ascii="Courier New" w:hAnsi="Courier New" w:hint="default"/>
      </w:rPr>
    </w:lvl>
    <w:lvl w:ilvl="2" w:tplc="D608761A">
      <w:start w:val="1"/>
      <w:numFmt w:val="bullet"/>
      <w:lvlText w:val=""/>
      <w:lvlJc w:val="left"/>
      <w:pPr>
        <w:ind w:left="2520" w:hanging="360"/>
      </w:pPr>
      <w:rPr>
        <w:rFonts w:ascii="Wingdings" w:hAnsi="Wingdings" w:hint="default"/>
      </w:rPr>
    </w:lvl>
    <w:lvl w:ilvl="3" w:tplc="22405EA8">
      <w:start w:val="1"/>
      <w:numFmt w:val="bullet"/>
      <w:lvlText w:val=""/>
      <w:lvlJc w:val="left"/>
      <w:pPr>
        <w:ind w:left="3240" w:hanging="360"/>
      </w:pPr>
      <w:rPr>
        <w:rFonts w:ascii="Symbol" w:hAnsi="Symbol" w:hint="default"/>
      </w:rPr>
    </w:lvl>
    <w:lvl w:ilvl="4" w:tplc="AA5CF4E2">
      <w:start w:val="1"/>
      <w:numFmt w:val="bullet"/>
      <w:lvlText w:val="o"/>
      <w:lvlJc w:val="left"/>
      <w:pPr>
        <w:ind w:left="3960" w:hanging="360"/>
      </w:pPr>
      <w:rPr>
        <w:rFonts w:ascii="Courier New" w:hAnsi="Courier New" w:hint="default"/>
      </w:rPr>
    </w:lvl>
    <w:lvl w:ilvl="5" w:tplc="08B462F4">
      <w:start w:val="1"/>
      <w:numFmt w:val="bullet"/>
      <w:lvlText w:val=""/>
      <w:lvlJc w:val="left"/>
      <w:pPr>
        <w:ind w:left="4680" w:hanging="360"/>
      </w:pPr>
      <w:rPr>
        <w:rFonts w:ascii="Wingdings" w:hAnsi="Wingdings" w:hint="default"/>
      </w:rPr>
    </w:lvl>
    <w:lvl w:ilvl="6" w:tplc="C162799E">
      <w:start w:val="1"/>
      <w:numFmt w:val="bullet"/>
      <w:lvlText w:val=""/>
      <w:lvlJc w:val="left"/>
      <w:pPr>
        <w:ind w:left="5400" w:hanging="360"/>
      </w:pPr>
      <w:rPr>
        <w:rFonts w:ascii="Symbol" w:hAnsi="Symbol" w:hint="default"/>
      </w:rPr>
    </w:lvl>
    <w:lvl w:ilvl="7" w:tplc="FEE8BCF8">
      <w:start w:val="1"/>
      <w:numFmt w:val="bullet"/>
      <w:lvlText w:val="o"/>
      <w:lvlJc w:val="left"/>
      <w:pPr>
        <w:ind w:left="6120" w:hanging="360"/>
      </w:pPr>
      <w:rPr>
        <w:rFonts w:ascii="Courier New" w:hAnsi="Courier New" w:hint="default"/>
      </w:rPr>
    </w:lvl>
    <w:lvl w:ilvl="8" w:tplc="2E049862">
      <w:start w:val="1"/>
      <w:numFmt w:val="bullet"/>
      <w:lvlText w:val=""/>
      <w:lvlJc w:val="left"/>
      <w:pPr>
        <w:ind w:left="6840" w:hanging="360"/>
      </w:pPr>
      <w:rPr>
        <w:rFonts w:ascii="Wingdings" w:hAnsi="Wingdings" w:hint="default"/>
      </w:rPr>
    </w:lvl>
  </w:abstractNum>
  <w:abstractNum w:abstractNumId="10" w15:restartNumberingAfterBreak="0">
    <w:nsid w:val="7091467B"/>
    <w:multiLevelType w:val="hybridMultilevel"/>
    <w:tmpl w:val="55FE8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820225">
    <w:abstractNumId w:val="5"/>
  </w:num>
  <w:num w:numId="2" w16cid:durableId="1206332009">
    <w:abstractNumId w:val="7"/>
  </w:num>
  <w:num w:numId="3" w16cid:durableId="1369798464">
    <w:abstractNumId w:val="0"/>
  </w:num>
  <w:num w:numId="4" w16cid:durableId="1429692568">
    <w:abstractNumId w:val="4"/>
  </w:num>
  <w:num w:numId="5" w16cid:durableId="1805199847">
    <w:abstractNumId w:val="3"/>
  </w:num>
  <w:num w:numId="6" w16cid:durableId="1961952078">
    <w:abstractNumId w:val="10"/>
  </w:num>
  <w:num w:numId="7" w16cid:durableId="425461697">
    <w:abstractNumId w:val="9"/>
  </w:num>
  <w:num w:numId="8" w16cid:durableId="48724457">
    <w:abstractNumId w:val="1"/>
  </w:num>
  <w:num w:numId="9" w16cid:durableId="662901105">
    <w:abstractNumId w:val="6"/>
  </w:num>
  <w:num w:numId="10" w16cid:durableId="829826515">
    <w:abstractNumId w:val="8"/>
  </w:num>
  <w:num w:numId="11" w16cid:durableId="9098497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Tukpah">
    <w15:presenceInfo w15:providerId="AD" w15:userId="S::tukpah.j@northeastern.edu::aa792b23-39ef-41b9-9365-e2c2e10673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6B"/>
    <w:rsid w:val="000022D5"/>
    <w:rsid w:val="0004162F"/>
    <w:rsid w:val="000528DE"/>
    <w:rsid w:val="00071465"/>
    <w:rsid w:val="00081803"/>
    <w:rsid w:val="000818B5"/>
    <w:rsid w:val="000A0C0F"/>
    <w:rsid w:val="000B4507"/>
    <w:rsid w:val="000F3C85"/>
    <w:rsid w:val="001013CF"/>
    <w:rsid w:val="001362EF"/>
    <w:rsid w:val="00150AE1"/>
    <w:rsid w:val="00156E27"/>
    <w:rsid w:val="00161142"/>
    <w:rsid w:val="00162A60"/>
    <w:rsid w:val="00184CCC"/>
    <w:rsid w:val="00195307"/>
    <w:rsid w:val="001D2057"/>
    <w:rsid w:val="001F58B2"/>
    <w:rsid w:val="0022136A"/>
    <w:rsid w:val="002258D8"/>
    <w:rsid w:val="00234FA4"/>
    <w:rsid w:val="00243CB1"/>
    <w:rsid w:val="002620CA"/>
    <w:rsid w:val="00263DB2"/>
    <w:rsid w:val="002658DE"/>
    <w:rsid w:val="00266131"/>
    <w:rsid w:val="002800E3"/>
    <w:rsid w:val="00282E5B"/>
    <w:rsid w:val="00292AD3"/>
    <w:rsid w:val="002A1654"/>
    <w:rsid w:val="002E0A6B"/>
    <w:rsid w:val="00304193"/>
    <w:rsid w:val="00305B6A"/>
    <w:rsid w:val="0034707D"/>
    <w:rsid w:val="003479FB"/>
    <w:rsid w:val="00366290"/>
    <w:rsid w:val="00371355"/>
    <w:rsid w:val="003834E0"/>
    <w:rsid w:val="003B5841"/>
    <w:rsid w:val="003C032C"/>
    <w:rsid w:val="003C7799"/>
    <w:rsid w:val="00415AC4"/>
    <w:rsid w:val="00416032"/>
    <w:rsid w:val="00441264"/>
    <w:rsid w:val="00444C0C"/>
    <w:rsid w:val="00467524"/>
    <w:rsid w:val="00480B6A"/>
    <w:rsid w:val="004A3F5C"/>
    <w:rsid w:val="004D4F9B"/>
    <w:rsid w:val="004F660C"/>
    <w:rsid w:val="00521E32"/>
    <w:rsid w:val="00524F26"/>
    <w:rsid w:val="00527EC1"/>
    <w:rsid w:val="00557A2B"/>
    <w:rsid w:val="00572B41"/>
    <w:rsid w:val="005760F7"/>
    <w:rsid w:val="005B3178"/>
    <w:rsid w:val="005E3036"/>
    <w:rsid w:val="00632709"/>
    <w:rsid w:val="006334F8"/>
    <w:rsid w:val="00655F63"/>
    <w:rsid w:val="00664DF0"/>
    <w:rsid w:val="006B1806"/>
    <w:rsid w:val="006C44D8"/>
    <w:rsid w:val="006C4CFF"/>
    <w:rsid w:val="006C78D5"/>
    <w:rsid w:val="007337BE"/>
    <w:rsid w:val="00735BC2"/>
    <w:rsid w:val="007554E8"/>
    <w:rsid w:val="0079124E"/>
    <w:rsid w:val="00795461"/>
    <w:rsid w:val="007A408B"/>
    <w:rsid w:val="007C13F1"/>
    <w:rsid w:val="007D5A83"/>
    <w:rsid w:val="00801D9F"/>
    <w:rsid w:val="00843670"/>
    <w:rsid w:val="00872764"/>
    <w:rsid w:val="008819B7"/>
    <w:rsid w:val="00894505"/>
    <w:rsid w:val="008B2124"/>
    <w:rsid w:val="008C319C"/>
    <w:rsid w:val="008D1106"/>
    <w:rsid w:val="008D185B"/>
    <w:rsid w:val="008F4D47"/>
    <w:rsid w:val="009745A8"/>
    <w:rsid w:val="009B0274"/>
    <w:rsid w:val="009DDE14"/>
    <w:rsid w:val="00A00C83"/>
    <w:rsid w:val="00A0225C"/>
    <w:rsid w:val="00A02E0A"/>
    <w:rsid w:val="00A16E84"/>
    <w:rsid w:val="00A24AC8"/>
    <w:rsid w:val="00A51C23"/>
    <w:rsid w:val="00A74307"/>
    <w:rsid w:val="00A84AB1"/>
    <w:rsid w:val="00AC3850"/>
    <w:rsid w:val="00AC5DE2"/>
    <w:rsid w:val="00B31AC8"/>
    <w:rsid w:val="00B32540"/>
    <w:rsid w:val="00B6038D"/>
    <w:rsid w:val="00B61D3C"/>
    <w:rsid w:val="00C356DC"/>
    <w:rsid w:val="00C46138"/>
    <w:rsid w:val="00C8318A"/>
    <w:rsid w:val="00CC6215"/>
    <w:rsid w:val="00CE387D"/>
    <w:rsid w:val="00CE4D9F"/>
    <w:rsid w:val="00D16A1A"/>
    <w:rsid w:val="00D202B3"/>
    <w:rsid w:val="00D303E1"/>
    <w:rsid w:val="00D40A89"/>
    <w:rsid w:val="00D9115D"/>
    <w:rsid w:val="00D94F6A"/>
    <w:rsid w:val="00D971E5"/>
    <w:rsid w:val="00DA7B9D"/>
    <w:rsid w:val="00DB6DC6"/>
    <w:rsid w:val="00DD7492"/>
    <w:rsid w:val="00DD7563"/>
    <w:rsid w:val="00DE5C32"/>
    <w:rsid w:val="00DF13CB"/>
    <w:rsid w:val="00DF7B02"/>
    <w:rsid w:val="00E2106A"/>
    <w:rsid w:val="00E34AE0"/>
    <w:rsid w:val="00EF7DD0"/>
    <w:rsid w:val="00F12EC0"/>
    <w:rsid w:val="00F13DDA"/>
    <w:rsid w:val="00F27753"/>
    <w:rsid w:val="00F41B6D"/>
    <w:rsid w:val="00F51E85"/>
    <w:rsid w:val="00F75224"/>
    <w:rsid w:val="00F81275"/>
    <w:rsid w:val="00F931DA"/>
    <w:rsid w:val="00F97533"/>
    <w:rsid w:val="00FB1196"/>
    <w:rsid w:val="00FC151D"/>
    <w:rsid w:val="00FC37E6"/>
    <w:rsid w:val="00FC6B29"/>
    <w:rsid w:val="00FE05E8"/>
    <w:rsid w:val="00FE74F2"/>
    <w:rsid w:val="01954407"/>
    <w:rsid w:val="01E57E83"/>
    <w:rsid w:val="025BBCB0"/>
    <w:rsid w:val="02D20F04"/>
    <w:rsid w:val="04937337"/>
    <w:rsid w:val="066C9755"/>
    <w:rsid w:val="071E46FC"/>
    <w:rsid w:val="08E0362E"/>
    <w:rsid w:val="09469EE2"/>
    <w:rsid w:val="095D8AF2"/>
    <w:rsid w:val="09E2DFD3"/>
    <w:rsid w:val="0D07E0C4"/>
    <w:rsid w:val="0D121942"/>
    <w:rsid w:val="0DA88898"/>
    <w:rsid w:val="0DE51D18"/>
    <w:rsid w:val="0E36FB8D"/>
    <w:rsid w:val="0EB34B3A"/>
    <w:rsid w:val="10933D7A"/>
    <w:rsid w:val="10E3192A"/>
    <w:rsid w:val="119862AF"/>
    <w:rsid w:val="11F37C77"/>
    <w:rsid w:val="1269D141"/>
    <w:rsid w:val="133C4D3C"/>
    <w:rsid w:val="150C6CF9"/>
    <w:rsid w:val="15E77175"/>
    <w:rsid w:val="162894FE"/>
    <w:rsid w:val="16567ADC"/>
    <w:rsid w:val="17775727"/>
    <w:rsid w:val="17D949CB"/>
    <w:rsid w:val="183C8A6A"/>
    <w:rsid w:val="18718C8F"/>
    <w:rsid w:val="1B5213A7"/>
    <w:rsid w:val="1B5E0F0C"/>
    <w:rsid w:val="1C7F4C79"/>
    <w:rsid w:val="1CA9D766"/>
    <w:rsid w:val="1D45DFD7"/>
    <w:rsid w:val="1DA8EB1F"/>
    <w:rsid w:val="1E9B08CF"/>
    <w:rsid w:val="1EC25EF1"/>
    <w:rsid w:val="2119A7DE"/>
    <w:rsid w:val="21BFF63C"/>
    <w:rsid w:val="23916A03"/>
    <w:rsid w:val="23A638D1"/>
    <w:rsid w:val="242D809B"/>
    <w:rsid w:val="25C53B19"/>
    <w:rsid w:val="26569250"/>
    <w:rsid w:val="2B352172"/>
    <w:rsid w:val="2CE367C5"/>
    <w:rsid w:val="2D16742F"/>
    <w:rsid w:val="2D2C81F2"/>
    <w:rsid w:val="2E750907"/>
    <w:rsid w:val="3003C664"/>
    <w:rsid w:val="32487818"/>
    <w:rsid w:val="340A132A"/>
    <w:rsid w:val="3476DF84"/>
    <w:rsid w:val="3570ED51"/>
    <w:rsid w:val="357E7AB8"/>
    <w:rsid w:val="368DE58C"/>
    <w:rsid w:val="36D0550D"/>
    <w:rsid w:val="373C4807"/>
    <w:rsid w:val="39B68214"/>
    <w:rsid w:val="3B5F8F81"/>
    <w:rsid w:val="3DAC7598"/>
    <w:rsid w:val="3DCEEEC9"/>
    <w:rsid w:val="3E92AF64"/>
    <w:rsid w:val="3FFE9880"/>
    <w:rsid w:val="40D476D8"/>
    <w:rsid w:val="40E5C6B9"/>
    <w:rsid w:val="41C55388"/>
    <w:rsid w:val="4222812D"/>
    <w:rsid w:val="4288CA1D"/>
    <w:rsid w:val="42AAA245"/>
    <w:rsid w:val="42EFB2A2"/>
    <w:rsid w:val="452E5A4D"/>
    <w:rsid w:val="4AD16C2F"/>
    <w:rsid w:val="4B133AC4"/>
    <w:rsid w:val="4C9FFF52"/>
    <w:rsid w:val="4CCD5A4A"/>
    <w:rsid w:val="4D448DE5"/>
    <w:rsid w:val="4D4FEFB8"/>
    <w:rsid w:val="5098FCF7"/>
    <w:rsid w:val="50C218D8"/>
    <w:rsid w:val="50FE7884"/>
    <w:rsid w:val="51504ADC"/>
    <w:rsid w:val="52B3949C"/>
    <w:rsid w:val="52F66D2C"/>
    <w:rsid w:val="53FFFFCB"/>
    <w:rsid w:val="555D8712"/>
    <w:rsid w:val="55AD5E52"/>
    <w:rsid w:val="589C41B7"/>
    <w:rsid w:val="595C9736"/>
    <w:rsid w:val="5AA032D6"/>
    <w:rsid w:val="5B5312A6"/>
    <w:rsid w:val="5CA4EE31"/>
    <w:rsid w:val="5CA50EF1"/>
    <w:rsid w:val="5DD37378"/>
    <w:rsid w:val="60C7F9C3"/>
    <w:rsid w:val="625F4CB2"/>
    <w:rsid w:val="62AA9040"/>
    <w:rsid w:val="6329825A"/>
    <w:rsid w:val="64F38B43"/>
    <w:rsid w:val="653211A6"/>
    <w:rsid w:val="65EA9119"/>
    <w:rsid w:val="687C86CA"/>
    <w:rsid w:val="68DC4A9E"/>
    <w:rsid w:val="6B0B3356"/>
    <w:rsid w:val="6B4DCF93"/>
    <w:rsid w:val="6CAAF7AA"/>
    <w:rsid w:val="6CD2E22B"/>
    <w:rsid w:val="6EB9A9D6"/>
    <w:rsid w:val="6EEE342E"/>
    <w:rsid w:val="701286AD"/>
    <w:rsid w:val="70DB4C2E"/>
    <w:rsid w:val="70EA2CB6"/>
    <w:rsid w:val="718F4494"/>
    <w:rsid w:val="727AB0E8"/>
    <w:rsid w:val="72E2E598"/>
    <w:rsid w:val="737A528D"/>
    <w:rsid w:val="738A9649"/>
    <w:rsid w:val="74940745"/>
    <w:rsid w:val="757E0494"/>
    <w:rsid w:val="75DECC24"/>
    <w:rsid w:val="76E84025"/>
    <w:rsid w:val="77683481"/>
    <w:rsid w:val="7A86F814"/>
    <w:rsid w:val="7A98B88E"/>
    <w:rsid w:val="7D9250FB"/>
    <w:rsid w:val="7DCF5F2D"/>
    <w:rsid w:val="7EF2F0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EC7B"/>
  <w15:chartTrackingRefBased/>
  <w15:docId w15:val="{AE19CE55-9B50-4581-9110-0D4E448A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F5C"/>
  </w:style>
  <w:style w:type="paragraph" w:styleId="Heading1">
    <w:name w:val="heading 1"/>
    <w:basedOn w:val="Normal"/>
    <w:next w:val="Normal"/>
    <w:link w:val="Heading1Char"/>
    <w:uiPriority w:val="9"/>
    <w:qFormat/>
    <w:rsid w:val="002E0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6B"/>
    <w:rPr>
      <w:rFonts w:eastAsiaTheme="majorEastAsia" w:cstheme="majorBidi"/>
      <w:color w:val="272727" w:themeColor="text1" w:themeTint="D8"/>
    </w:rPr>
  </w:style>
  <w:style w:type="paragraph" w:styleId="Title">
    <w:name w:val="Title"/>
    <w:basedOn w:val="Normal"/>
    <w:next w:val="Normal"/>
    <w:link w:val="TitleChar"/>
    <w:uiPriority w:val="10"/>
    <w:qFormat/>
    <w:rsid w:val="002E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6B"/>
    <w:pPr>
      <w:spacing w:before="160"/>
      <w:jc w:val="center"/>
    </w:pPr>
    <w:rPr>
      <w:i/>
      <w:iCs/>
      <w:color w:val="404040" w:themeColor="text1" w:themeTint="BF"/>
    </w:rPr>
  </w:style>
  <w:style w:type="character" w:customStyle="1" w:styleId="QuoteChar">
    <w:name w:val="Quote Char"/>
    <w:basedOn w:val="DefaultParagraphFont"/>
    <w:link w:val="Quote"/>
    <w:uiPriority w:val="29"/>
    <w:rsid w:val="002E0A6B"/>
    <w:rPr>
      <w:i/>
      <w:iCs/>
      <w:color w:val="404040" w:themeColor="text1" w:themeTint="BF"/>
    </w:rPr>
  </w:style>
  <w:style w:type="paragraph" w:styleId="ListParagraph">
    <w:name w:val="List Paragraph"/>
    <w:basedOn w:val="Normal"/>
    <w:uiPriority w:val="34"/>
    <w:qFormat/>
    <w:rsid w:val="002E0A6B"/>
    <w:pPr>
      <w:ind w:left="720"/>
      <w:contextualSpacing/>
    </w:pPr>
  </w:style>
  <w:style w:type="character" w:styleId="IntenseEmphasis">
    <w:name w:val="Intense Emphasis"/>
    <w:basedOn w:val="DefaultParagraphFont"/>
    <w:uiPriority w:val="21"/>
    <w:qFormat/>
    <w:rsid w:val="002E0A6B"/>
    <w:rPr>
      <w:i/>
      <w:iCs/>
      <w:color w:val="0F4761" w:themeColor="accent1" w:themeShade="BF"/>
    </w:rPr>
  </w:style>
  <w:style w:type="paragraph" w:styleId="IntenseQuote">
    <w:name w:val="Intense Quote"/>
    <w:basedOn w:val="Normal"/>
    <w:next w:val="Normal"/>
    <w:link w:val="IntenseQuoteChar"/>
    <w:uiPriority w:val="30"/>
    <w:qFormat/>
    <w:rsid w:val="002E0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6B"/>
    <w:rPr>
      <w:i/>
      <w:iCs/>
      <w:color w:val="0F4761" w:themeColor="accent1" w:themeShade="BF"/>
    </w:rPr>
  </w:style>
  <w:style w:type="character" w:styleId="IntenseReference">
    <w:name w:val="Intense Reference"/>
    <w:basedOn w:val="DefaultParagraphFont"/>
    <w:uiPriority w:val="32"/>
    <w:qFormat/>
    <w:rsid w:val="002E0A6B"/>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F41B6D"/>
    <w:rPr>
      <w:color w:val="96607D" w:themeColor="followedHyperlink"/>
      <w:u w:val="single"/>
    </w:rPr>
  </w:style>
  <w:style w:type="paragraph" w:styleId="Revision">
    <w:name w:val="Revision"/>
    <w:hidden/>
    <w:uiPriority w:val="99"/>
    <w:semiHidden/>
    <w:rsid w:val="00F931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link.com/us/home-networking/wifi-router/archer-a7/" TargetMode="External"/><Relationship Id="rId3" Type="http://schemas.openxmlformats.org/officeDocument/2006/relationships/settings" Target="settings.xml"/><Relationship Id="rId7" Type="http://schemas.openxmlformats.org/officeDocument/2006/relationships/hyperlink" Target="https://www.amazon.com/DROK-Converter-5-3V-32V-Regulator-Transformer/dp/B078Q1624B?pd_rd_w=cRMzM&amp;content-id=amzn1.sym.bb21fc54-1dd8-448e-92bb-2ddce187f4ac%3Aamzn1.symc.40e6a10e-cbc4-4fa5-81e3-4435ff64d03b&amp;pf_rd_p=bb21fc54-1dd8-448e-92bb-2ddce187f4ac&amp;pf_rd_r=98H2E035WN7S5BJYZA74&amp;pd_rd_wg=seuZj&amp;pd_rd_r=4de7f57f-83e1-4df8-96a8-27321fada4f4&amp;pd_rd_i=B078Q1624B&amp;th=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gp/product/B0B533X1KL?smid=ATCVC199CHVK0&amp;psc=1" TargetMode="External"/><Relationship Id="rId11" Type="http://schemas.openxmlformats.org/officeDocument/2006/relationships/theme" Target="theme/theme1.xml"/><Relationship Id="rId5" Type="http://schemas.openxmlformats.org/officeDocument/2006/relationships/hyperlink" Target="https://policies.northeastern.edu/policy614/"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Template>
  <TotalTime>2883</TotalTime>
  <Pages>15</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Eric</dc:creator>
  <cp:keywords/>
  <dc:description/>
  <cp:lastModifiedBy>James Tukpah</cp:lastModifiedBy>
  <cp:revision>5</cp:revision>
  <dcterms:created xsi:type="dcterms:W3CDTF">2025-07-14T14:50:00Z</dcterms:created>
  <dcterms:modified xsi:type="dcterms:W3CDTF">2026-05-06T21:08:00Z</dcterms:modified>
</cp:coreProperties>
</file>